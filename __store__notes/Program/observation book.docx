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1674809940"/>
        <w:tag w:val="goog_rdk_3"/>
      </w:sdtPr>
      <w:sdtContent>
        <w:p w:rsidR="00000000" w:rsidDel="00000000" w:rsidP="00000000" w:rsidRDefault="00000000" w:rsidRPr="00000000" w14:paraId="00000001">
          <w:pPr>
            <w:jc w:val="center"/>
            <w:rPr>
              <w:ins w:author="ATLA SHIVANI" w:id="0" w:date="2026-10-07T14:18:22Z"/>
              <w:rFonts w:ascii="Times New Roman" w:cs="Times New Roman" w:eastAsia="Times New Roman" w:hAnsi="Times New Roman"/>
              <w:b w:val="1"/>
              <w:bCs w:val="1"/>
              <w:u w:val="single"/>
              <w:rPrChange w:author="ATLA SHIVANI" w:id="1" w:date="2026-10-07T14:18:22Z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-1369723336"/>
              <w:tag w:val="goog_rdk_1"/>
            </w:sdtPr>
            <w:sdtContent>
              <w:ins w:author="ATLA SHIVANI" w:id="0" w:date="2026-10-07T14:18:22Z"/>
              <w:sdt>
                <w:sdtPr>
                  <w:id w:val="-2042254133"/>
                  <w:tag w:val="goog_rdk_2"/>
                </w:sdtPr>
                <w:sdtContent>
                  <w:ins w:author="ATLA SHIVANI" w:id="0" w:date="2026-10-07T14:18:22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ATLA SHIVANI" w:id="0" w:date="2026-10-07T14:18:22Z"/>
            </w:sdtContent>
          </w:sdt>
        </w:p>
      </w:sdtContent>
    </w:sdt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WEEK: 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(HyperText Markup Language)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HyperText Markup Language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the standard markup language used to create web pages.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defines the structure of a web page using tags.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is interpreted by web browsers.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Document Structure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&lt;title&gt;Page Title&lt;/title&gt;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Tags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Declares the document as HTML5.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&lt;html&gt;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 element of an HTML document.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&lt;head&gt;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metadata such as the title and links to external resources.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&lt;title&gt;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Defines the title displayed on the browser tab.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&lt;body&gt;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all visible content displayed on the webpage.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Heading Tags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&lt;h1&gt;...&lt;/h1&gt;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&lt;h2&gt;...&lt;/h2&gt;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&lt;h3&gt;...&lt;/h3&gt;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&lt;h4&gt;...&lt;/h4&gt;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&lt;h5&gt;...&lt;/h5&gt;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&lt;h6&gt;...&lt;/h6&gt;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define headings from largest (&lt;h1&gt;) to smallest (&lt;h6&gt;).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Paragraph Tag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&lt;p&gt;...&lt;/p&gt;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Defines a paragraph.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Line Break Tag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Inserts a line break.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Horizontal Rule Tag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&lt;hr&gt;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Inserts a horizontal line.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Hyperlink Tag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&lt;a href="URL"&gt;Link Text&lt;/a&gt;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Creates a hyperlink to another webpage or resource.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Image Tag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src="image.jpg" alt="Image"&gt;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an image.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 – Specifies the image path.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 – Specifies alternate text.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 Tags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Ordered List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&lt;ol&gt;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&lt;li&gt;Item&lt;/li&gt;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&lt;/ol&gt;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Creates a numbered list.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Unordered List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&lt;li&gt;Item&lt;/li&gt;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Creates a bulleted list.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 Item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&lt;li&gt;Item&lt;/li&gt;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Defines an item in a list.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 Formatting Tags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&lt;b&gt;Bold&lt;/b&gt;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&lt;strong&gt;Strong&lt;/strong&gt;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&lt;i&gt;Italic&lt;/i&gt;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&lt;em&gt;Emphasized&lt;/em&gt;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&lt;u&gt;Underline&lt;/u&gt;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&lt;sup&gt;Superscript&lt;/sup&gt;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&lt;sub&gt;Subscript&lt;/sub&gt;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Tag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&lt;!-- Comment --&gt;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add comments in HTML code.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Element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HTML element consists of: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Opening tag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Closing tag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&lt;p&gt;Welcome&lt;/p&gt;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Attribute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Attributes provide additional information about an element.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&lt;a href="home.html"&gt;Home&lt;/a&gt;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href is an attribute.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Empty (Void) Elements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Elements that do not require a closing tag.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&lt;hr&gt;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&lt;img&gt;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File Extension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files are saved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extension.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index.html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home.html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login.html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WEEK: 2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Forms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forms are used to collect user input.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data is sent to a server for processing.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Forms contain different input controls such as text boxes, radio buttons, checkboxes, and buttons.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&lt;form&gt; Tag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Defines an HTML form.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the container for all form elements.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&lt;form&gt;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&lt;/form&gt;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 – Specifies where form data is sent.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 – Specifies the HTTP method (GET or POST).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&lt;label&gt; Tag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Defines a label for an input element.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accessibility and usability.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&lt;label&gt;Name&lt;/label&gt;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&lt;input&gt; Tag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create input fields.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type attribute specifies the type of input.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type="text"&gt;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Common Input Types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type="text"&gt;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enter text.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Password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type="password"&gt;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enter passwords.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type="email"&gt;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Accepts an email address.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Number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type="number"&gt;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Accepts numeric values.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type="date"&gt;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select a date.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Radio Button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type="radio"&gt;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selection of one option from a group.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Checkbox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type="checkbox"&gt;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selection of multiple options.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type="file"&gt;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upload a file.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 Button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type="submit"&gt;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Submits the form.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Reset Button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type="reset"&gt;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Clears all form fields.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Button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type="button"&gt;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Creates a clickable button.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&lt;select&gt; Tag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&lt;select&gt; tag creates a drop-down list of options.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select one option from the list.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&lt;select&gt;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&lt;/select&gt;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&lt;option&gt; Tag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&lt;option&gt; tag defines an item inside a drop-down list.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must be placed inside the &lt;select&gt; element.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&lt;option&gt;CSE&lt;/option&gt;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&lt;fieldset&gt; Tag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&lt;fieldset&gt; tag groups related form elements together.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improves the organization and readability of forms.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&lt;fieldset&gt;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&lt;/fieldset&gt;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&lt;legend&gt; Tag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&lt;legend&gt; tag provides a caption for a &lt;fieldset&gt;.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describes the purpose of the grouped form controls.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&lt;legend&gt;Student Details&lt;/legend&gt;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Difference Between Radio Button and Checkbox</w:t>
      </w:r>
    </w:p>
    <w:tbl>
      <w:tblPr>
        <w:tblStyle w:val="Table1"/>
        <w:tblW w:w="547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3"/>
        <w:gridCol w:w="2886"/>
        <w:tblGridChange w:id="0">
          <w:tblGrid>
            <w:gridCol w:w="2593"/>
            <w:gridCol w:w="28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Radio Button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Checkbox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only one option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multiple options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name groups options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checkbox is independent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Difference Between GET and POST</w:t>
      </w:r>
    </w:p>
    <w:tbl>
      <w:tblPr>
        <w:tblStyle w:val="Table2"/>
        <w:tblW w:w="58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4"/>
        <w:gridCol w:w="3053"/>
        <w:tblGridChange w:id="0">
          <w:tblGrid>
            <w:gridCol w:w="2794"/>
            <w:gridCol w:w="30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is sent in the URL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is sent in the request body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data size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send larger amounts of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secure for sensitive data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More suitable for sensitive data</w:t>
            </w:r>
          </w:p>
        </w:tc>
      </w:tr>
    </w:tbl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WEEK: 3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Tags: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153"/>
        <w:gridCol w:w="1552"/>
        <w:gridCol w:w="2523"/>
        <w:gridCol w:w="3125"/>
        <w:tblGridChange w:id="0">
          <w:tblGrid>
            <w:gridCol w:w="663"/>
            <w:gridCol w:w="1153"/>
            <w:gridCol w:w="1552"/>
            <w:gridCol w:w="2523"/>
            <w:gridCol w:w="3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HTML Tag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/ Use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&lt;a&gt;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hyperlink.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connect one webpage to another or to an external website.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 href="home.html"&gt;Home&lt;/a&gt;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&lt;img&gt;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an image.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an image on a webpage.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&lt;img src="book.jpg" alt="Book"&gt;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&lt;ol&gt;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an ordered list.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items in numbered format.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&lt;ol&gt;&lt;li&gt;Step 1&lt;/li&gt;&lt;/ol&gt;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&lt;ul&gt;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an unordered list.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items with bullet points.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&lt;ul&gt;&lt;li&gt;HTML&lt;/li&gt;&lt;/ul&gt;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&lt;li&gt;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list item.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Represents an item in an ordered or unordered list.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&lt;li&gt;Computer Science&lt;/li&gt;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&lt;dl&gt;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description list.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a list of terms and their descriptions.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&lt;dl&gt;...&lt;/dl&gt;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&lt;dt&gt;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description term.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title or term in a description list.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&lt;dt&gt;HTML&lt;/dt&gt;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&lt;dd&gt;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description details.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the description of a term.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&lt;dd&gt;HyperText Markup Language&lt;/dd&gt;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&lt;table&gt;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table.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data in rows and columns.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&lt;table&gt;...&lt;/table&gt;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&lt;caption&gt;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table title.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the title of a table.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&lt;caption&gt;Student Details&lt;/caption&gt;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&lt;tr&gt;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table row.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 new row in a table.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&lt;tr&gt;...&lt;/tr&gt;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&lt;th&gt;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table heading.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column headings in bold.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&lt;th&gt;Name&lt;/th&gt;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&lt;td&gt;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table data.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data inside a table cell.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&lt;td&gt;Rahul&lt;/td&gt;</w:t>
            </w:r>
          </w:p>
        </w:tc>
      </w:tr>
    </w:tbl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Attributes: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243"/>
        <w:gridCol w:w="2596"/>
        <w:gridCol w:w="2693"/>
        <w:gridCol w:w="1821"/>
        <w:tblGridChange w:id="0">
          <w:tblGrid>
            <w:gridCol w:w="663"/>
            <w:gridCol w:w="1243"/>
            <w:gridCol w:w="2596"/>
            <w:gridCol w:w="2693"/>
            <w:gridCol w:w="18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href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destination of a hyperlink.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with the &lt;a&gt; tag.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href="home.html"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src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image path.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with the &lt;img&gt; tag.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src="book.jpg"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alternate text.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text if the image is unavailable.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alt="Book Image"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width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image width.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the width of an image.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width="200"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image height.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the height of an image.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height="250"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table border width.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borders around a table.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border="1"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cellpadding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space inside table cells.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Improves readability of table data.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cellpadding="8"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cellspacing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space between table cells.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spacing between adjacent cells.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cellspacing="0"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rowspan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Merges multiple rows into one cell.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for vertical cell merging.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rowspan="2"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colspan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Merges multiple columns into one cell.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for horizontal cell merging.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colspan="3"</w:t>
            </w:r>
          </w:p>
        </w:tc>
      </w:tr>
    </w:tbl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Types of Hyperlinks: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3348"/>
        <w:gridCol w:w="4328"/>
        <w:tblGridChange w:id="0">
          <w:tblGrid>
            <w:gridCol w:w="1340"/>
            <w:gridCol w:w="3348"/>
            <w:gridCol w:w="4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Link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Connects one webpage to another webpage within the same website.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 href="home.html"&gt;Home&lt;/a&gt;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Link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Connects to another website.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 href="https://www.google.com"&gt;Google&lt;/a&gt;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Link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Opens the default email application.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 href="mailto:abc@gmail.com"&gt;Email&lt;/a&gt;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Bookmark Link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Navigates to a specific section within the same webpage.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 href="#contact"&gt;Contact&lt;/a&gt;</w:t>
            </w:r>
          </w:p>
        </w:tc>
      </w:tr>
    </w:tbl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Entities:</w:t>
      </w:r>
    </w:p>
    <w:sdt>
      <w:sdtPr>
        <w:id w:val="-149838292"/>
        <w:tag w:val="goog_rdk_6"/>
      </w:sdtPr>
      <w:sdtContent>
        <w:p w:rsidR="00000000" w:rsidDel="00000000" w:rsidP="00000000" w:rsidRDefault="00000000" w:rsidRPr="00000000" w14:paraId="000001A4">
          <w:pPr>
            <w:rPr>
              <w:ins w:author="ATLA SHIVANI" w:id="2" w:date="2026-10-05T14:33:57Z"/>
              <w:rFonts w:ascii="Times New Roman" w:cs="Times New Roman" w:eastAsia="Times New Roman" w:hAnsi="Times New Roman"/>
              <w:b w:val="1"/>
              <w:bCs w:val="1"/>
            </w:rPr>
          </w:pPr>
          <w:sdt>
            <w:sdtPr>
              <w:id w:val="-1302260272"/>
              <w:tag w:val="goog_rdk_5"/>
            </w:sdtPr>
            <w:sdtContent>
              <w:ins w:author="ATLA SHIVANI" w:id="2" w:date="2026-10-05T14:33:57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8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"/>
        <w:gridCol w:w="926"/>
        <w:gridCol w:w="3937"/>
        <w:tblGridChange w:id="0">
          <w:tblGrid>
            <w:gridCol w:w="999"/>
            <w:gridCol w:w="926"/>
            <w:gridCol w:w="39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&amp;nbsp;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(Space)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Inserts a non-breaking space.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&amp;copy;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©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the copyright symbol.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&amp;reg;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®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the registered trademark symbol.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&amp;lt;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the less-than symbol.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&amp;gt;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the greater-than symbol.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&amp;amp;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the ampersand symbol.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&amp;#8377;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₹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the Indian Rupee symbol.</w:t>
            </w:r>
          </w:p>
        </w:tc>
      </w:tr>
    </w:tbl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Difference Between Ordered List and Unordered List: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7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9"/>
        <w:gridCol w:w="3565"/>
        <w:tblGridChange w:id="0">
          <w:tblGrid>
            <w:gridCol w:w="3229"/>
            <w:gridCol w:w="3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Ordered List (&lt;ol&gt;)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Unordered List (&lt;ul&gt;)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items with numbers.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items with bullets.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when sequence is important.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when sequence is not important.</w:t>
            </w:r>
          </w:p>
        </w:tc>
      </w:tr>
    </w:tbl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Difference Between rowspan and colspan: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4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7"/>
        <w:gridCol w:w="2858"/>
        <w:tblGridChange w:id="0">
          <w:tblGrid>
            <w:gridCol w:w="2577"/>
            <w:gridCol w:w="28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rowspan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colspan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Merges two or more rows.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Merges two or more columns.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Performs vertical merging.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Performs horizontal merging.</w:t>
            </w:r>
          </w:p>
        </w:tc>
      </w:tr>
    </w:tbl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WEEK: 4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of HTML5 Semantic Elements, &lt;div&gt;, &lt;span&gt;, Multimedia and HTML5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HTML5 Semantic Elements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139"/>
        <w:gridCol w:w="2235"/>
        <w:gridCol w:w="2794"/>
        <w:gridCol w:w="2185"/>
        <w:tblGridChange w:id="0">
          <w:tblGrid>
            <w:gridCol w:w="663"/>
            <w:gridCol w:w="1139"/>
            <w:gridCol w:w="2235"/>
            <w:gridCol w:w="2794"/>
            <w:gridCol w:w="2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HTML Tag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/ Use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Syntax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&lt;header&gt;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the header section of a webpage or section.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display the logo, title, and introductory content.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&lt;header&gt;...&lt;/header&gt;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&lt;nav&gt;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navigation links.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create menus and navigation bars.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&lt;nav&gt;...&lt;/nav&gt;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&lt;main&gt;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the main content of a webpage.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Contains the primary content of the document.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&lt;main&gt;...&lt;/main&gt;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&lt;section&gt;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section in a webpage.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Groups related content into sections.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&lt;section&gt;...&lt;/section&gt;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&lt;article&gt;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independent content.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for blog posts, news articles, and similar content.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&lt;article&gt;...&lt;/article&gt;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&lt;aside&gt;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content related to the main content.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side information such as notices or advertisements.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&lt;aside&gt;...&lt;/aside&gt;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&lt;footer&gt;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the footer section of a webpage or section.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copyright, contact information, and other footer content.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&lt;footer&gt;...&lt;/footer&gt;</w:t>
            </w:r>
          </w:p>
        </w:tc>
      </w:tr>
    </w:tbl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&lt;div&gt; Tag</w:t>
      </w:r>
    </w:p>
    <w:tbl>
      <w:tblPr>
        <w:tblStyle w:val="Table10"/>
        <w:tblW w:w="5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1"/>
        <w:gridCol w:w="4004"/>
        <w:tblGridChange w:id="0">
          <w:tblGrid>
            <w:gridCol w:w="1121"/>
            <w:gridCol w:w="40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&lt;div&gt;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division or section in a webpage.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Groups multiple HTML elements together.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Block-level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Syntax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&lt;div&gt;...&lt;/div&gt;</w:t>
            </w:r>
          </w:p>
        </w:tc>
      </w:tr>
    </w:tbl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&lt;span&gt; Tag</w:t>
      </w:r>
    </w:p>
    <w:tbl>
      <w:tblPr>
        <w:tblStyle w:val="Table11"/>
        <w:tblW w:w="55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1"/>
        <w:gridCol w:w="4450"/>
        <w:tblGridChange w:id="0">
          <w:tblGrid>
            <w:gridCol w:w="1121"/>
            <w:gridCol w:w="4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&lt;span&gt;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small portion of text or inline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group or highlight inline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Inline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Syntax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&lt;span&gt;...&lt;/span&gt;</w:t>
            </w:r>
          </w:p>
        </w:tc>
      </w:tr>
    </w:tbl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Difference Between &lt;div&gt; and &lt;span&gt;</w:t>
      </w:r>
    </w:p>
    <w:tbl>
      <w:tblPr>
        <w:tblStyle w:val="Table12"/>
        <w:tblW w:w="6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1"/>
        <w:gridCol w:w="3394"/>
        <w:tblGridChange w:id="0">
          <w:tblGrid>
            <w:gridCol w:w="2791"/>
            <w:gridCol w:w="3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&lt;div&gt;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&lt;span&gt;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Block-level element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Inline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Starts on a new line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 not start on a new 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Occupies full width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Occupies only required width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group larger sections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group small portions of text</w:t>
            </w:r>
          </w:p>
        </w:tc>
      </w:tr>
    </w:tbl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Multimedia Tags</w:t>
      </w:r>
    </w:p>
    <w:tbl>
      <w:tblPr>
        <w:tblStyle w:val="Table1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122"/>
        <w:gridCol w:w="2166"/>
        <w:gridCol w:w="2814"/>
        <w:gridCol w:w="2251"/>
        <w:tblGridChange w:id="0">
          <w:tblGrid>
            <w:gridCol w:w="663"/>
            <w:gridCol w:w="1122"/>
            <w:gridCol w:w="2166"/>
            <w:gridCol w:w="2814"/>
            <w:gridCol w:w="22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HTML Tag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/ Use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Syntax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&lt;audio&gt;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audio content.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Embeds audio files such as songs or lectures.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&lt;audio controls&gt;...&lt;/audio&gt;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&lt;video&gt;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video content.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Embeds video files directly in a webpage.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&lt;video controls&gt;...&lt;/video&gt;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&lt;source&gt;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media file for audio or video.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Allows multiple media formats for browser compatibility.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&lt;source src="video.mp4"&gt;</w:t>
            </w:r>
          </w:p>
        </w:tc>
      </w:tr>
    </w:tbl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Multimedia Attributes</w:t>
      </w:r>
    </w:p>
    <w:tbl>
      <w:tblPr>
        <w:tblStyle w:val="Table1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096"/>
        <w:gridCol w:w="2437"/>
        <w:gridCol w:w="3420"/>
        <w:gridCol w:w="1400"/>
        <w:tblGridChange w:id="0">
          <w:tblGrid>
            <w:gridCol w:w="663"/>
            <w:gridCol w:w="1096"/>
            <w:gridCol w:w="2437"/>
            <w:gridCol w:w="3420"/>
            <w:gridCol w:w="1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media controls.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Allows the user to play, pause, and adjust volume.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autoplay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Starts media automatically.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Plays media as soon as the page loads.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loop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Repeats media continuously.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Restarts media after it finishes.</w:t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muted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Mutes the media.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Starts audio or video without sound.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width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width of a video.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the displayed width of the video.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width="500"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height of a video.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the displayed height of the video.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height="300"</w:t>
            </w:r>
          </w:p>
        </w:tc>
      </w:tr>
    </w:tbl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HTML5 Form Input Types</w:t>
      </w:r>
    </w:p>
    <w:tbl>
      <w:tblPr>
        <w:tblStyle w:val="Table15"/>
        <w:tblW w:w="69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254"/>
        <w:gridCol w:w="2666"/>
        <w:gridCol w:w="2326"/>
        <w:tblGridChange w:id="0">
          <w:tblGrid>
            <w:gridCol w:w="663"/>
            <w:gridCol w:w="1254"/>
            <w:gridCol w:w="2666"/>
            <w:gridCol w:w="23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Type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Accepts an email address.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 type="email"&gt;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Accepts a website address.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 type="url"&gt;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Accepts numeric values.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 type="number"&gt;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a date picker.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 type="date"&gt;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a time picker.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 type="time"&gt;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a month selector.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 type="month"&gt;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a week selector.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 type="week"&gt;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a color picker.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 type="color"&gt;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range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a slider control.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 type="range"&gt;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 search input field.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 type="search"&gt;</w:t>
            </w:r>
          </w:p>
        </w:tc>
      </w:tr>
    </w:tbl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HTML5 Attributes</w:t>
      </w:r>
    </w:p>
    <w:tbl>
      <w:tblPr>
        <w:tblStyle w:val="Table1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402"/>
        <w:gridCol w:w="2393"/>
        <w:gridCol w:w="2395"/>
        <w:gridCol w:w="2163"/>
        <w:tblGridChange w:id="0">
          <w:tblGrid>
            <w:gridCol w:w="663"/>
            <w:gridCol w:w="1402"/>
            <w:gridCol w:w="2393"/>
            <w:gridCol w:w="2395"/>
            <w:gridCol w:w="2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placeholder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hint text inside an input field.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Guides the user before entering data.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placeholder="Enter Name"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Makes an input field mandatory.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Prevents form submission if left empty.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autofocus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Automatically focuses on an input field.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Places the cursor in the field when the page loads.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autocomplete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Enables or disables automatic suggestions.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Helps users fill forms quickly.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autocomplete="on"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pattern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a regular expression for validation.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Restricts the input format.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pattern="[A-Za-z]+"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minimum allowed value.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with number and date inputs.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min="1"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maximum allowed value.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Limits the highest accepted value.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max="100"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interval between valid values.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value increments.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step="5"</w:t>
            </w:r>
          </w:p>
        </w:tc>
      </w:tr>
    </w:tbl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5</w:t>
      </w:r>
    </w:p>
    <w:p w:rsidR="00000000" w:rsidDel="00000000" w:rsidP="00000000" w:rsidRDefault="00000000" w:rsidRPr="00000000" w14:paraId="000002E9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CSS for Webpage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CSS Tags and Concepts:</w:t>
      </w:r>
    </w:p>
    <w:tbl>
      <w:tblPr>
        <w:tblStyle w:val="Table1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4"/>
        <w:gridCol w:w="1108"/>
        <w:gridCol w:w="2298"/>
        <w:gridCol w:w="1834"/>
        <w:gridCol w:w="3112"/>
        <w:tblGridChange w:id="0">
          <w:tblGrid>
            <w:gridCol w:w="664"/>
            <w:gridCol w:w="1108"/>
            <w:gridCol w:w="2298"/>
            <w:gridCol w:w="1834"/>
            <w:gridCol w:w="3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Cascading Style Sheets used to style HTML pages.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the appearance of webpages.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color: blue;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Inline CSS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 written inside the style attribute of an HTML element.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a single element.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&lt;h1 style="color:red;"&gt;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CSS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 written inside the &lt;style&gt; tag in the &lt;head&gt; section.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a single webpage.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&lt;style&gt;h1{color:red;}&lt;/style&gt;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CSS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 written in a separate .css file and linked to HTML.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multiple webpages.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&lt;link rel="stylesheet" href="style.css"&gt;</w:t>
            </w:r>
          </w:p>
        </w:tc>
      </w:tr>
    </w:tbl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CSS Selectors:</w:t>
      </w:r>
    </w:p>
    <w:tbl>
      <w:tblPr>
        <w:tblStyle w:val="Table18"/>
        <w:tblW w:w="7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8"/>
        <w:gridCol w:w="4279"/>
        <w:gridCol w:w="1179"/>
        <w:tblGridChange w:id="0">
          <w:tblGrid>
            <w:gridCol w:w="1848"/>
            <w:gridCol w:w="4279"/>
            <w:gridCol w:w="11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Selector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 Selector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Selects all elements of the same type.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 {}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Selector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Selects one unique element.</w:t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#header {}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Selector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Selects multiple elements with the same class.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.menu {}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Universal Selector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Selects all elements.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 {}</w:t>
            </w:r>
          </w:p>
        </w:tc>
      </w:tr>
    </w:tbl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CSS Properties:</w:t>
      </w:r>
    </w:p>
    <w:tbl>
      <w:tblPr>
        <w:tblStyle w:val="Table19"/>
        <w:tblW w:w="7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0"/>
        <w:gridCol w:w="3143"/>
        <w:gridCol w:w="2752"/>
        <w:tblGridChange w:id="0">
          <w:tblGrid>
            <w:gridCol w:w="1780"/>
            <w:gridCol w:w="3143"/>
            <w:gridCol w:w="27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 text color.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color: blue;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background-color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 background color.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background-color: lightgray;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font-family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 font style.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font-family: Arial;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font-size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 text size.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font-size: 20px;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font-weight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Makes text bold.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font-weight: bold;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font-style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Makes text italic.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font-style: italic;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text-align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Aligns text.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text-align: center;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text-decoration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or removes text decoration.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text-decoration: none;</w:t>
            </w:r>
          </w:p>
        </w:tc>
      </w:tr>
    </w:tbl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Background Properties:</w:t>
      </w:r>
    </w:p>
    <w:tbl>
      <w:tblPr>
        <w:tblStyle w:val="Table20"/>
        <w:tblW w:w="73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6"/>
        <w:gridCol w:w="2520"/>
        <w:gridCol w:w="2990"/>
        <w:tblGridChange w:id="0">
          <w:tblGrid>
            <w:gridCol w:w="1866"/>
            <w:gridCol w:w="2520"/>
            <w:gridCol w:w="29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background-color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 background color.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background-color: yellow;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background-image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 a background image.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background-image: url(bg.jpg);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background-repeat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image repetition.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background-repeat: no-repeat;</w:t>
            </w:r>
          </w:p>
        </w:tc>
      </w:tr>
    </w:tbl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Border Properties</w:t>
      </w:r>
    </w:p>
    <w:tbl>
      <w:tblPr>
        <w:tblStyle w:val="Table21"/>
        <w:tblW w:w="69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"/>
        <w:gridCol w:w="3198"/>
        <w:gridCol w:w="2312"/>
        <w:tblGridChange w:id="0">
          <w:tblGrid>
            <w:gridCol w:w="1397"/>
            <w:gridCol w:w="3198"/>
            <w:gridCol w:w="2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a border around an element.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border: 2px solid black;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border-radius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rounded corners.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border-radius: 10px;</w:t>
            </w:r>
          </w:p>
        </w:tc>
      </w:tr>
    </w:tbl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Margin and Padding</w:t>
      </w:r>
    </w:p>
    <w:tbl>
      <w:tblPr>
        <w:tblStyle w:val="Table22"/>
        <w:tblW w:w="55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5"/>
        <w:gridCol w:w="2984"/>
        <w:gridCol w:w="1543"/>
        <w:tblGridChange w:id="0">
          <w:tblGrid>
            <w:gridCol w:w="1055"/>
            <w:gridCol w:w="2984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margin</w:t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space outside an element.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margin: 20px;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padding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space inside an element.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padding: 15px;</w:t>
            </w:r>
          </w:p>
        </w:tc>
      </w:tr>
    </w:tbl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Dimension Properties</w:t>
      </w:r>
    </w:p>
    <w:tbl>
      <w:tblPr>
        <w:tblStyle w:val="Table23"/>
        <w:tblW w:w="45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5"/>
        <w:gridCol w:w="1994"/>
        <w:gridCol w:w="1494"/>
        <w:tblGridChange w:id="0">
          <w:tblGrid>
            <w:gridCol w:w="1055"/>
            <w:gridCol w:w="1994"/>
            <w:gridCol w:w="1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width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 element width.</w:t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width: 300px;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 element height.</w:t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height: 200px;</w:t>
            </w:r>
          </w:p>
        </w:tc>
      </w:tr>
    </w:tbl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Difference Between Margin and Padding</w:t>
      </w:r>
    </w:p>
    <w:tbl>
      <w:tblPr>
        <w:tblStyle w:val="Table24"/>
        <w:tblW w:w="72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2"/>
        <w:gridCol w:w="3955"/>
        <w:tblGridChange w:id="0">
          <w:tblGrid>
            <w:gridCol w:w="3332"/>
            <w:gridCol w:w="3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Margin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Padding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Space outside the border.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Space inside the border.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distance between elements.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space between content and border.</w:t>
            </w:r>
          </w:p>
        </w:tc>
      </w:tr>
    </w:tbl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Difference Between Internal and External CSS</w:t>
      </w:r>
    </w:p>
    <w:tbl>
      <w:tblPr>
        <w:tblStyle w:val="Table25"/>
        <w:tblW w:w="49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2746"/>
        <w:tblGridChange w:id="0">
          <w:tblGrid>
            <w:gridCol w:w="2245"/>
            <w:gridCol w:w="27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Internal CSS</w:t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External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for one webpage.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for multiple webpages.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Written inside &lt;style&gt;.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Written in a .css 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Difficult to reuse.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 to reuse and maintain.</w:t>
            </w:r>
          </w:p>
        </w:tc>
      </w:tr>
    </w:tbl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WEEK–6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of Advanced CSS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CSS Box Model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CSS Box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layout model that represents every HTML element as a rectangular box consisting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Content, Padding, Border, and Margin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CSS Box Model Structure</w:t>
      </w:r>
    </w:p>
    <w:p w:rsidR="00000000" w:rsidDel="00000000" w:rsidP="00000000" w:rsidRDefault="00000000" w:rsidRPr="00000000" w14:paraId="0000037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2248214" cy="2372056"/>
            <wp:effectExtent b="0" l="0" r="0" t="0"/>
            <wp:docPr id="9192731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372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CSS Box Model Properties</w:t>
      </w:r>
    </w:p>
    <w:tbl>
      <w:tblPr>
        <w:tblStyle w:val="Table2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4"/>
        <w:gridCol w:w="1233"/>
        <w:gridCol w:w="2861"/>
        <w:gridCol w:w="2369"/>
        <w:gridCol w:w="1889"/>
        <w:tblGridChange w:id="0">
          <w:tblGrid>
            <w:gridCol w:w="664"/>
            <w:gridCol w:w="1233"/>
            <w:gridCol w:w="2861"/>
            <w:gridCol w:w="2369"/>
            <w:gridCol w:w="1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width</w:t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width of an element.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horizontal size.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width:300px;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height of an element.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vertical size.</w:t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height:200px;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padding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space between content and border.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internal spacing.</w:t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padding:20px;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 border around an element.</w:t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Highlights an element.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border:2px solid black;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margin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space outside the border.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Separates elements from each other.</w:t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margin:20px;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border-radius</w:t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rounded corners.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Improves webpage appearance.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border-radius:10px;</w:t>
            </w:r>
          </w:p>
        </w:tc>
      </w:tr>
    </w:tbl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Border Properties</w:t>
      </w:r>
    </w:p>
    <w:tbl>
      <w:tblPr>
        <w:tblStyle w:val="Table27"/>
        <w:tblW w:w="56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397"/>
        <w:gridCol w:w="2581"/>
        <w:gridCol w:w="1048"/>
        <w:tblGridChange w:id="0">
          <w:tblGrid>
            <w:gridCol w:w="663"/>
            <w:gridCol w:w="1397"/>
            <w:gridCol w:w="2581"/>
            <w:gridCol w:w="10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border-style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border style.</w:t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border-width</w:t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border thickness.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2px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border-color</w:t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border color.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border-radius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rounded corners.</w:t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10px</w:t>
            </w:r>
          </w:p>
        </w:tc>
      </w:tr>
    </w:tbl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Difference Between Margin and Padding</w:t>
      </w:r>
    </w:p>
    <w:tbl>
      <w:tblPr>
        <w:tblStyle w:val="Table28"/>
        <w:tblW w:w="74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7"/>
        <w:gridCol w:w="4041"/>
        <w:tblGridChange w:id="0">
          <w:tblGrid>
            <w:gridCol w:w="3387"/>
            <w:gridCol w:w="4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Margin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Padding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Space outside the border.</w:t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Space inside the border.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Separates elements from each other.</w:t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Separates content from the border.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 color is not applied.</w:t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 color is visible inside padding.</w:t>
            </w:r>
          </w:p>
        </w:tc>
      </w:tr>
    </w:tbl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CSS Background Properties</w:t>
      </w:r>
    </w:p>
    <w:tbl>
      <w:tblPr>
        <w:tblStyle w:val="Table2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677"/>
        <w:gridCol w:w="2122"/>
        <w:gridCol w:w="2328"/>
        <w:gridCol w:w="2226"/>
        <w:tblGridChange w:id="0">
          <w:tblGrid>
            <w:gridCol w:w="663"/>
            <w:gridCol w:w="1677"/>
            <w:gridCol w:w="2122"/>
            <w:gridCol w:w="2328"/>
            <w:gridCol w:w="22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background-color</w:t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 the background color.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 the background color of an element.</w:t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background-color:lightblue;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background-image</w:t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an image as the background.</w:t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Enhances webpage appearance.</w:t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background-image:url(bg.jpg);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background-repeat</w:t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image repetition.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Repeats or prevents repeating.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no-repeat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background-position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 image position.</w:t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Aligns the background image.</w:t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background-size</w:t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image size.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Fits the background image.</w:t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background-attachment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scrolling behavior.</w:t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Keeps background fixed or scrollable.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fixed</w:t>
            </w:r>
          </w:p>
        </w:tc>
      </w:tr>
    </w:tbl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CSS List Properties</w:t>
      </w:r>
    </w:p>
    <w:tbl>
      <w:tblPr>
        <w:tblStyle w:val="Table3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4"/>
        <w:gridCol w:w="1441"/>
        <w:gridCol w:w="2230"/>
        <w:gridCol w:w="2193"/>
        <w:gridCol w:w="2488"/>
        <w:tblGridChange w:id="0">
          <w:tblGrid>
            <w:gridCol w:w="664"/>
            <w:gridCol w:w="1441"/>
            <w:gridCol w:w="2230"/>
            <w:gridCol w:w="2193"/>
            <w:gridCol w:w="2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list-style-type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list marker style.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 bullets or numbering.</w:t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square, circle, 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list-style-position</w:t>
            </w:r>
          </w:p>
        </w:tc>
        <w:tc>
          <w:tcPr/>
          <w:p w:rsidR="00000000" w:rsidDel="00000000" w:rsidP="00000000" w:rsidRDefault="00000000" w:rsidRPr="00000000" w14:paraId="000003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marker position.</w:t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Places bullets inside or outside.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list-style-image</w:t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an image as the list marker.</w:t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custom bullets.</w:t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list-style-image:url(icon.png);</w:t>
            </w:r>
          </w:p>
        </w:tc>
      </w:tr>
    </w:tbl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CSS Pseudo Classes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Pseudo-classes define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state of an HTML element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such as when a user hovers over or clicks it.</w:t>
      </w:r>
    </w:p>
    <w:tbl>
      <w:tblPr>
        <w:tblStyle w:val="Table31"/>
        <w:tblW w:w="88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445"/>
        <w:gridCol w:w="5251"/>
        <w:gridCol w:w="1450"/>
        <w:tblGridChange w:id="0">
          <w:tblGrid>
            <w:gridCol w:w="663"/>
            <w:gridCol w:w="1445"/>
            <w:gridCol w:w="5251"/>
            <w:gridCol w:w="1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Pseudo Class</w:t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:hover</w:t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Applies style when the mouse pointer is over an element.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a:hover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:active</w:t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Applies style while the element is being clicked.</w:t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a:active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:visited</w:t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links that have already been visited.</w:t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a:visited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:link</w:t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unvisited links.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a:link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:focus</w:t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an input field when it gains focus.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input:focus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:checked</w:t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checked checkboxes or radio buttons.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input:checked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:first-child</w:t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Selects the first child element.</w:t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p:first-child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:last-child</w:t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Selects the last child element.</w:t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p:last-child</w:t>
            </w:r>
          </w:p>
        </w:tc>
      </w:tr>
    </w:tbl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CSS Pseudo Elements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Pseudo-elements style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parts of an HTML element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rather than the entire element.</w:t>
      </w:r>
    </w:p>
    <w:tbl>
      <w:tblPr>
        <w:tblStyle w:val="Table32"/>
        <w:tblW w:w="69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3"/>
        <w:gridCol w:w="1726"/>
        <w:gridCol w:w="3191"/>
        <w:gridCol w:w="1328"/>
        <w:tblGridChange w:id="0">
          <w:tblGrid>
            <w:gridCol w:w="663"/>
            <w:gridCol w:w="1726"/>
            <w:gridCol w:w="3191"/>
            <w:gridCol w:w="1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Pseudo Element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::before</w:t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Inserts content before an element.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p::before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::after</w:t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Inserts content after an element.</w:t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p::after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::first-letter</w:t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the first letter of text.</w:t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p::first-letter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::first-line</w:t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the first line of text.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p::first-line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::selection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selected text.</w:t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p::selection</w:t>
            </w:r>
          </w:p>
        </w:tc>
      </w:tr>
    </w:tbl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CSS Conflict Resolution (CSS Specificity)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 Resolution is the process used by the browser to decide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which CSS rule should be applied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when multiple rules target the same HTML element.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 of CSS</w:t>
      </w:r>
    </w:p>
    <w:tbl>
      <w:tblPr>
        <w:tblStyle w:val="Table33"/>
        <w:tblW w:w="31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"/>
        <w:gridCol w:w="2184"/>
        <w:tblGridChange w:id="0">
          <w:tblGrid>
            <w:gridCol w:w="962"/>
            <w:gridCol w:w="2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Style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Inline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 Default Style</w:t>
            </w:r>
          </w:p>
        </w:tc>
      </w:tr>
    </w:tbl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Selector Specificity</w:t>
      </w:r>
    </w:p>
    <w:tbl>
      <w:tblPr>
        <w:tblStyle w:val="Table34"/>
        <w:tblW w:w="31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962"/>
        <w:tblGridChange w:id="0">
          <w:tblGrid>
            <w:gridCol w:w="2159"/>
            <w:gridCol w:w="9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Selector</w:t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Selector (#)</w:t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Selector (.)</w:t>
            </w:r>
          </w:p>
        </w:tc>
        <w:tc>
          <w:tcPr/>
          <w:p w:rsidR="00000000" w:rsidDel="00000000" w:rsidP="00000000" w:rsidRDefault="00000000" w:rsidRPr="00000000" w14:paraId="0000045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 Selector</w:t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Universal Selector (*)</w:t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Lowest</w:t>
            </w:r>
          </w:p>
        </w:tc>
      </w:tr>
    </w:tbl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CSS !important</w:t>
      </w:r>
    </w:p>
    <w:tbl>
      <w:tblPr>
        <w:tblStyle w:val="Table3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5"/>
        <w:gridCol w:w="5943"/>
        <w:gridCol w:w="1928"/>
        <w:tblGridChange w:id="0">
          <w:tblGrid>
            <w:gridCol w:w="1145"/>
            <w:gridCol w:w="5943"/>
            <w:gridCol w:w="19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!important</w:t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Gives the highest priority to a CSS rule, overriding other conflicting rules.</w:t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color:red !important;</w:t>
            </w:r>
          </w:p>
        </w:tc>
      </w:tr>
    </w:tbl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!important only when necessary, as excessive use makes CSS difficult to maintain.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CSS Comments</w:t>
      </w:r>
    </w:p>
    <w:tbl>
      <w:tblPr>
        <w:tblStyle w:val="Table3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8"/>
        <w:gridCol w:w="6488"/>
        <w:tblGridChange w:id="0">
          <w:tblGrid>
            <w:gridCol w:w="2528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Syntax</w:t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/* This is a CSS Comment */</w:t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add notes or explanations in CSS. Comments are ignored by the browser.</w:t>
            </w:r>
          </w:p>
        </w:tc>
      </w:tr>
    </w:tbl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Summary of CSS Concepts Covered in Week 6</w:t>
      </w:r>
    </w:p>
    <w:tbl>
      <w:tblPr>
        <w:tblStyle w:val="Table37"/>
        <w:tblW w:w="62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6"/>
        <w:gridCol w:w="4273"/>
        <w:tblGridChange w:id="0">
          <w:tblGrid>
            <w:gridCol w:w="1946"/>
            <w:gridCol w:w="42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 Box Model</w:t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Controls element layout and spacing.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Margin</w:t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space outside an element.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Padding</w:t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space inside an element.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Border</w:t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Draws a border around an element.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Background</w:t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Enhances webpage appearance.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Lists</w:t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Customizes list markers and numbering.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Pseudo Classes</w:t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interactive styles based on user actions.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Pseudo Elements</w:t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 specific parts of an element.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Conflict Resolution</w:t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Determines which CSS rule takes precedence.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!important</w:t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Overrides other CSS rules when required.</w:t>
            </w:r>
          </w:p>
        </w:tc>
      </w:tr>
    </w:tbl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– 7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of JavaScript Fundamentals and Control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Introduction to JavaScript</w:t>
      </w:r>
    </w:p>
    <w:tbl>
      <w:tblPr>
        <w:tblStyle w:val="Table38"/>
        <w:tblW w:w="84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0"/>
        <w:gridCol w:w="6399"/>
        <w:tblGridChange w:id="0">
          <w:tblGrid>
            <w:gridCol w:w="2080"/>
            <w:gridCol w:w="6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</w:t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scripting language used to make webpages dynamic and interactive.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Client-Side Scripting</w:t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 code can execute in the user's web browser.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&lt;script&gt;</w:t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element used to include JavaScript code in a webpage.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JavaScript</w:t>
            </w:r>
          </w:p>
        </w:tc>
        <w:tc>
          <w:tcPr/>
          <w:p w:rsidR="00000000" w:rsidDel="00000000" w:rsidP="00000000" w:rsidRDefault="00000000" w:rsidRPr="00000000" w14:paraId="000004A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 stored in a separate .js file and connected to HTML.</w:t>
            </w:r>
          </w:p>
        </w:tc>
      </w:tr>
    </w:tbl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Syntax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&lt;script&gt;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JavaScript code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&lt;/script&gt;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External JavaScript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Need for JavaScript</w:t>
      </w:r>
    </w:p>
    <w:tbl>
      <w:tblPr>
        <w:tblStyle w:val="Table39"/>
        <w:tblW w:w="66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5"/>
        <w:gridCol w:w="4847"/>
        <w:tblGridChange w:id="0">
          <w:tblGrid>
            <w:gridCol w:w="1775"/>
            <w:gridCol w:w="48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Interactivity</w:t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Makes webpages respond to user actions.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Calculations</w:t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Performs calculations in the browser.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 Making</w:t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Performs different actions depending on conditions.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Input</w:t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Accepts information from users.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Content</w:t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 webpage content while the page is running.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Validation</w:t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Checks user-entered information before processing.</w:t>
            </w:r>
          </w:p>
        </w:tc>
      </w:tr>
    </w:tbl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JavaScript Variables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variable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named storage location used to store data during program execution.</w:t>
      </w:r>
    </w:p>
    <w:tbl>
      <w:tblPr>
        <w:tblStyle w:val="Table40"/>
        <w:tblW w:w="76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4"/>
        <w:gridCol w:w="4516"/>
        <w:gridCol w:w="2053"/>
        <w:tblGridChange w:id="0">
          <w:tblGrid>
            <w:gridCol w:w="1084"/>
            <w:gridCol w:w="4516"/>
            <w:gridCol w:w="20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Keyword</w:t>
            </w:r>
          </w:p>
        </w:tc>
        <w:tc>
          <w:tcPr/>
          <w:p w:rsidR="00000000" w:rsidDel="00000000" w:rsidP="00000000" w:rsidRDefault="00000000" w:rsidRPr="00000000" w14:paraId="000004C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</w:t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Declares a variable whose value can be changed.</w:t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age = 25;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</w:t>
            </w:r>
          </w:p>
        </w:tc>
        <w:tc>
          <w:tcPr/>
          <w:p w:rsidR="00000000" w:rsidDel="00000000" w:rsidP="00000000" w:rsidRDefault="00000000" w:rsidRPr="00000000" w14:paraId="000004C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Declares a variable that cannot be reassigned.</w:t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 city = "Vizag";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</w:t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Older method of declaring variables.</w:t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 ward = 10;</w:t>
            </w:r>
          </w:p>
        </w:tc>
      </w:tr>
    </w:tbl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JavaScript Data Types</w:t>
      </w:r>
    </w:p>
    <w:tbl>
      <w:tblPr>
        <w:tblStyle w:val="Table41"/>
        <w:tblW w:w="729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0"/>
        <w:gridCol w:w="4102"/>
        <w:gridCol w:w="2009"/>
        <w:tblGridChange w:id="0">
          <w:tblGrid>
            <w:gridCol w:w="1180"/>
            <w:gridCol w:w="4102"/>
            <w:gridCol w:w="20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4D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4D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text.</w:t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name = "Ravi";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numeric values.</w:t>
            </w:r>
          </w:p>
        </w:tc>
        <w:tc>
          <w:tcPr/>
          <w:p w:rsidR="00000000" w:rsidDel="00000000" w:rsidP="00000000" w:rsidRDefault="00000000" w:rsidRPr="00000000" w14:paraId="000004D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age = 25;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true or false.</w:t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eligible = true;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Undefined</w:t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Variable declared without assigning a value.</w:t>
            </w:r>
          </w:p>
        </w:tc>
        <w:tc>
          <w:tcPr/>
          <w:p w:rsidR="00000000" w:rsidDel="00000000" w:rsidP="00000000" w:rsidRDefault="00000000" w:rsidRPr="00000000" w14:paraId="000004E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ward;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E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Represents an intentionally empty value.</w:t>
            </w:r>
          </w:p>
        </w:tc>
        <w:tc>
          <w:tcPr/>
          <w:p w:rsidR="00000000" w:rsidDel="00000000" w:rsidP="00000000" w:rsidRDefault="00000000" w:rsidRPr="00000000" w14:paraId="000004E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complaint = null;</w:t>
            </w:r>
          </w:p>
        </w:tc>
      </w:tr>
    </w:tbl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JavaScript Operators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Arithmetic Operators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perform mathematical calculations.</w:t>
      </w:r>
    </w:p>
    <w:tbl>
      <w:tblPr>
        <w:tblStyle w:val="Table42"/>
        <w:tblW w:w="3619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6"/>
        <w:gridCol w:w="1475"/>
        <w:gridCol w:w="1048"/>
        <w:tblGridChange w:id="0">
          <w:tblGrid>
            <w:gridCol w:w="1096"/>
            <w:gridCol w:w="1475"/>
            <w:gridCol w:w="10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Operator</w:t>
            </w:r>
          </w:p>
        </w:tc>
        <w:tc>
          <w:tcPr/>
          <w:p w:rsidR="00000000" w:rsidDel="00000000" w:rsidP="00000000" w:rsidRDefault="00000000" w:rsidRPr="00000000" w14:paraId="000004E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4F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Addition</w:t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+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Subtraction</w:t>
            </w:r>
          </w:p>
        </w:tc>
        <w:tc>
          <w:tcPr/>
          <w:p w:rsidR="00000000" w:rsidDel="00000000" w:rsidP="00000000" w:rsidRDefault="00000000" w:rsidRPr="00000000" w14:paraId="000004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-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4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Multiplication</w:t>
            </w:r>
          </w:p>
        </w:tc>
        <w:tc>
          <w:tcPr/>
          <w:p w:rsidR="00000000" w:rsidDel="00000000" w:rsidP="00000000" w:rsidRDefault="00000000" w:rsidRPr="00000000" w14:paraId="000004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*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4F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Division</w:t>
            </w:r>
          </w:p>
        </w:tc>
        <w:tc>
          <w:tcPr/>
          <w:p w:rsidR="00000000" w:rsidDel="00000000" w:rsidP="00000000" w:rsidRDefault="00000000" w:rsidRPr="00000000" w14:paraId="000004F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/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4F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Remainder</w:t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%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++</w:t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Increment</w:t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a++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50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Decrement</w:t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a--</w:t>
            </w:r>
          </w:p>
        </w:tc>
      </w:tr>
    </w:tbl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Assignment Operators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assign or update values.</w:t>
      </w:r>
    </w:p>
    <w:tbl>
      <w:tblPr>
        <w:tblStyle w:val="Table43"/>
        <w:tblW w:w="41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6"/>
        <w:gridCol w:w="1964"/>
        <w:gridCol w:w="1048"/>
        <w:tblGridChange w:id="0">
          <w:tblGrid>
            <w:gridCol w:w="1096"/>
            <w:gridCol w:w="1964"/>
            <w:gridCol w:w="10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Operator</w:t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50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</w:t>
            </w:r>
          </w:p>
        </w:tc>
        <w:tc>
          <w:tcPr/>
          <w:p w:rsidR="00000000" w:rsidDel="00000000" w:rsidP="00000000" w:rsidRDefault="00000000" w:rsidRPr="00000000" w14:paraId="0000050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=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+=</w:t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and assign</w:t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+=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-=</w:t>
            </w:r>
          </w:p>
        </w:tc>
        <w:tc>
          <w:tcPr/>
          <w:p w:rsidR="00000000" w:rsidDel="00000000" w:rsidP="00000000" w:rsidRDefault="00000000" w:rsidRPr="00000000" w14:paraId="0000051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Subtract and assign</w:t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-=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*=</w:t>
            </w:r>
          </w:p>
        </w:tc>
        <w:tc>
          <w:tcPr/>
          <w:p w:rsidR="00000000" w:rsidDel="00000000" w:rsidP="00000000" w:rsidRDefault="00000000" w:rsidRPr="00000000" w14:paraId="0000051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Multiply and assign</w:t>
            </w:r>
          </w:p>
        </w:tc>
        <w:tc>
          <w:tcPr/>
          <w:p w:rsidR="00000000" w:rsidDel="00000000" w:rsidP="00000000" w:rsidRDefault="00000000" w:rsidRPr="00000000" w14:paraId="0000051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*=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/=</w:t>
            </w:r>
          </w:p>
        </w:tc>
        <w:tc>
          <w:tcPr/>
          <w:p w:rsidR="00000000" w:rsidDel="00000000" w:rsidP="00000000" w:rsidRDefault="00000000" w:rsidRPr="00000000" w14:paraId="0000051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Divide and assign</w:t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 /= 2</w:t>
            </w:r>
          </w:p>
        </w:tc>
      </w:tr>
    </w:tbl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Comparison Operators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compare two values. The result is true or false.</w:t>
      </w:r>
    </w:p>
    <w:tbl>
      <w:tblPr>
        <w:tblStyle w:val="Table44"/>
        <w:tblW w:w="43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6"/>
        <w:gridCol w:w="2079"/>
        <w:gridCol w:w="1224"/>
        <w:tblGridChange w:id="0">
          <w:tblGrid>
            <w:gridCol w:w="1096"/>
            <w:gridCol w:w="2079"/>
            <w:gridCol w:w="1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Operator</w:t>
            </w:r>
          </w:p>
        </w:tc>
        <w:tc>
          <w:tcPr/>
          <w:p w:rsidR="00000000" w:rsidDel="00000000" w:rsidP="00000000" w:rsidRDefault="00000000" w:rsidRPr="00000000" w14:paraId="0000052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==</w:t>
            </w:r>
          </w:p>
        </w:tc>
        <w:tc>
          <w:tcPr/>
          <w:p w:rsidR="00000000" w:rsidDel="00000000" w:rsidP="00000000" w:rsidRDefault="00000000" w:rsidRPr="00000000" w14:paraId="000005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 value</w:t>
            </w:r>
          </w:p>
        </w:tc>
        <w:tc>
          <w:tcPr/>
          <w:p w:rsidR="00000000" w:rsidDel="00000000" w:rsidP="00000000" w:rsidRDefault="00000000" w:rsidRPr="00000000" w14:paraId="000005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 == 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===</w:t>
            </w:r>
          </w:p>
        </w:tc>
        <w:tc>
          <w:tcPr/>
          <w:p w:rsidR="00000000" w:rsidDel="00000000" w:rsidP="00000000" w:rsidRDefault="00000000" w:rsidRPr="00000000" w14:paraId="000005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Equal value and type</w:t>
            </w:r>
          </w:p>
        </w:tc>
        <w:tc>
          <w:tcPr/>
          <w:p w:rsidR="00000000" w:rsidDel="00000000" w:rsidP="00000000" w:rsidRDefault="00000000" w:rsidRPr="00000000" w14:paraId="000005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 === 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!=</w:t>
            </w:r>
          </w:p>
        </w:tc>
        <w:tc>
          <w:tcPr/>
          <w:p w:rsidR="00000000" w:rsidDel="00000000" w:rsidP="00000000" w:rsidRDefault="00000000" w:rsidRPr="00000000" w14:paraId="000005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equal</w:t>
            </w:r>
          </w:p>
        </w:tc>
        <w:tc>
          <w:tcPr/>
          <w:p w:rsidR="00000000" w:rsidDel="00000000" w:rsidP="00000000" w:rsidRDefault="00000000" w:rsidRPr="00000000" w14:paraId="000005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 != 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</w:t>
            </w:r>
          </w:p>
        </w:tc>
        <w:tc>
          <w:tcPr/>
          <w:p w:rsidR="00000000" w:rsidDel="00000000" w:rsidP="00000000" w:rsidRDefault="00000000" w:rsidRPr="00000000" w14:paraId="0000052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Greater than</w:t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 &gt; 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</w:t>
            </w:r>
          </w:p>
        </w:tc>
        <w:tc>
          <w:tcPr/>
          <w:p w:rsidR="00000000" w:rsidDel="00000000" w:rsidP="00000000" w:rsidRDefault="00000000" w:rsidRPr="00000000" w14:paraId="000005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</w:t>
            </w:r>
          </w:p>
        </w:tc>
        <w:tc>
          <w:tcPr/>
          <w:p w:rsidR="00000000" w:rsidDel="00000000" w:rsidP="00000000" w:rsidRDefault="00000000" w:rsidRPr="00000000" w14:paraId="000005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 &lt; 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&gt;=</w:t>
            </w:r>
          </w:p>
        </w:tc>
        <w:tc>
          <w:tcPr/>
          <w:p w:rsidR="00000000" w:rsidDel="00000000" w:rsidP="00000000" w:rsidRDefault="00000000" w:rsidRPr="00000000" w14:paraId="000005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Greater than or equal</w:t>
            </w:r>
          </w:p>
        </w:tc>
        <w:tc>
          <w:tcPr/>
          <w:p w:rsidR="00000000" w:rsidDel="00000000" w:rsidP="00000000" w:rsidRDefault="00000000" w:rsidRPr="00000000" w14:paraId="000005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 &gt;= 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&lt;=</w:t>
            </w:r>
          </w:p>
        </w:tc>
        <w:tc>
          <w:tcPr/>
          <w:p w:rsidR="00000000" w:rsidDel="00000000" w:rsidP="00000000" w:rsidRDefault="00000000" w:rsidRPr="00000000" w14:paraId="000005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or equal</w:t>
            </w:r>
          </w:p>
        </w:tc>
        <w:tc>
          <w:tcPr/>
          <w:p w:rsidR="00000000" w:rsidDel="00000000" w:rsidP="00000000" w:rsidRDefault="00000000" w:rsidRPr="00000000" w14:paraId="000005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 &lt;= 60</w:t>
            </w:r>
          </w:p>
        </w:tc>
      </w:tr>
    </w:tbl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Logical Operators</w:t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combine or reverse conditions.</w:t>
      </w:r>
    </w:p>
    <w:tbl>
      <w:tblPr>
        <w:tblStyle w:val="Table45"/>
        <w:tblW w:w="796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6"/>
        <w:gridCol w:w="766"/>
        <w:gridCol w:w="3351"/>
        <w:gridCol w:w="2749"/>
        <w:tblGridChange w:id="0">
          <w:tblGrid>
            <w:gridCol w:w="1096"/>
            <w:gridCol w:w="766"/>
            <w:gridCol w:w="3351"/>
            <w:gridCol w:w="27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Operator</w:t>
            </w:r>
          </w:p>
        </w:tc>
        <w:tc>
          <w:tcPr/>
          <w:p w:rsidR="00000000" w:rsidDel="00000000" w:rsidP="00000000" w:rsidRDefault="00000000" w:rsidRPr="00000000" w14:paraId="0000053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3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  <w:tc>
          <w:tcPr/>
          <w:p w:rsidR="00000000" w:rsidDel="00000000" w:rsidP="00000000" w:rsidRDefault="00000000" w:rsidRPr="00000000" w14:paraId="0000053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&amp;&amp;</w:t>
            </w:r>
          </w:p>
        </w:tc>
        <w:tc>
          <w:tcPr/>
          <w:p w:rsidR="00000000" w:rsidDel="00000000" w:rsidP="00000000" w:rsidRDefault="00000000" w:rsidRPr="00000000" w14:paraId="000005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</w:t>
            </w:r>
          </w:p>
        </w:tc>
        <w:tc>
          <w:tcPr/>
          <w:p w:rsidR="00000000" w:rsidDel="00000000" w:rsidP="00000000" w:rsidRDefault="00000000" w:rsidRPr="00000000" w14:paraId="000005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Both conditions must be true.</w:t>
            </w:r>
          </w:p>
        </w:tc>
        <w:tc>
          <w:tcPr/>
          <w:p w:rsidR="00000000" w:rsidDel="00000000" w:rsidP="00000000" w:rsidRDefault="00000000" w:rsidRPr="00000000" w14:paraId="000005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ward &gt;= 1 &amp;&amp; ward &lt;= 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||</w:t>
            </w:r>
          </w:p>
        </w:tc>
        <w:tc>
          <w:tcPr/>
          <w:p w:rsidR="00000000" w:rsidDel="00000000" w:rsidP="00000000" w:rsidRDefault="00000000" w:rsidRPr="00000000" w14:paraId="000005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</w:t>
            </w:r>
          </w:p>
        </w:tc>
        <w:tc>
          <w:tcPr/>
          <w:p w:rsidR="00000000" w:rsidDel="00000000" w:rsidP="00000000" w:rsidRDefault="00000000" w:rsidRPr="00000000" w14:paraId="000005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 least one condition must be true.</w:t>
            </w:r>
          </w:p>
        </w:tc>
        <w:tc>
          <w:tcPr/>
          <w:p w:rsidR="00000000" w:rsidDel="00000000" w:rsidP="00000000" w:rsidRDefault="00000000" w:rsidRPr="00000000" w14:paraId="000005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== "Sat" || day == "Sun"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!</w:t>
            </w:r>
          </w:p>
        </w:tc>
        <w:tc>
          <w:tcPr/>
          <w:p w:rsidR="00000000" w:rsidDel="00000000" w:rsidP="00000000" w:rsidRDefault="00000000" w:rsidRPr="00000000" w14:paraId="000005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</w:t>
            </w:r>
          </w:p>
        </w:tc>
        <w:tc>
          <w:tcPr/>
          <w:p w:rsidR="00000000" w:rsidDel="00000000" w:rsidP="00000000" w:rsidRDefault="00000000" w:rsidRPr="00000000" w14:paraId="000005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Reverses a Boolean value.</w:t>
            </w:r>
          </w:p>
        </w:tc>
        <w:tc>
          <w:tcPr/>
          <w:p w:rsidR="00000000" w:rsidDel="00000000" w:rsidP="00000000" w:rsidRDefault="00000000" w:rsidRPr="00000000" w14:paraId="000005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!eligible</w:t>
            </w:r>
          </w:p>
        </w:tc>
      </w:tr>
    </w:tbl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Municipal Example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(ward &gt;= 1 &amp;&amp; ward &lt;= 50) {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alert("Valid Ward Number");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JavaScript Input and Output</w:t>
      </w:r>
    </w:p>
    <w:tbl>
      <w:tblPr>
        <w:tblStyle w:val="Table46"/>
        <w:tblW w:w="71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1"/>
        <w:gridCol w:w="3699"/>
        <w:gridCol w:w="2076"/>
        <w:tblGridChange w:id="0">
          <w:tblGrid>
            <w:gridCol w:w="1371"/>
            <w:gridCol w:w="3699"/>
            <w:gridCol w:w="20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55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55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prompt()</w:t>
            </w:r>
          </w:p>
        </w:tc>
        <w:tc>
          <w:tcPr/>
          <w:p w:rsidR="00000000" w:rsidDel="00000000" w:rsidP="00000000" w:rsidRDefault="00000000" w:rsidRPr="00000000" w14:paraId="0000055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Accepts input from the user.</w:t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prompt("Enter age");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alert()</w:t>
            </w:r>
          </w:p>
        </w:tc>
        <w:tc>
          <w:tcPr/>
          <w:p w:rsidR="00000000" w:rsidDel="00000000" w:rsidP="00000000" w:rsidRDefault="00000000" w:rsidRPr="00000000" w14:paraId="0000055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output in a popup box.</w:t>
            </w:r>
          </w:p>
        </w:tc>
        <w:tc>
          <w:tcPr/>
          <w:p w:rsidR="00000000" w:rsidDel="00000000" w:rsidP="00000000" w:rsidRDefault="00000000" w:rsidRPr="00000000" w14:paraId="0000055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alert("Welcome");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console.log()</w:t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output in the browser console.</w:t>
            </w:r>
          </w:p>
        </w:tc>
        <w:tc>
          <w:tcPr/>
          <w:p w:rsidR="00000000" w:rsidDel="00000000" w:rsidP="00000000" w:rsidRDefault="00000000" w:rsidRPr="00000000" w14:paraId="000005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console.log(age);</w:t>
            </w:r>
          </w:p>
        </w:tc>
      </w:tr>
    </w:tbl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name = prompt("Enter your name");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alert("Welcome " + name);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Type Conversion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prompt() returns user input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When numerical calculations are required, the input should be converted to a number.</w:t>
      </w:r>
    </w:p>
    <w:tbl>
      <w:tblPr>
        <w:tblStyle w:val="Table47"/>
        <w:tblW w:w="79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9"/>
        <w:gridCol w:w="3766"/>
        <w:gridCol w:w="2882"/>
        <w:tblGridChange w:id="0">
          <w:tblGrid>
            <w:gridCol w:w="1279"/>
            <w:gridCol w:w="3766"/>
            <w:gridCol w:w="28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56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Number()</w:t>
            </w:r>
          </w:p>
        </w:tc>
        <w:tc>
          <w:tcPr/>
          <w:p w:rsidR="00000000" w:rsidDel="00000000" w:rsidP="00000000" w:rsidRDefault="00000000" w:rsidRPr="00000000" w14:paraId="0000056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Converts a value into a number.</w:t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Number(prompt("Enter age"))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parseInt()</w:t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Converts a value into an integer.</w:t>
            </w:r>
          </w:p>
        </w:tc>
        <w:tc>
          <w:tcPr/>
          <w:p w:rsidR="00000000" w:rsidDel="00000000" w:rsidP="00000000" w:rsidRDefault="00000000" w:rsidRPr="00000000" w14:paraId="0000056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parseInt("25")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parseFloat()</w:t>
            </w:r>
          </w:p>
        </w:tc>
        <w:tc>
          <w:tcPr/>
          <w:p w:rsidR="00000000" w:rsidDel="00000000" w:rsidP="00000000" w:rsidRDefault="00000000" w:rsidRPr="00000000" w14:paraId="0000056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Converts a value into a decimal number.</w:t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parseFloat("25.5")</w:t>
            </w:r>
          </w:p>
        </w:tc>
      </w:tr>
    </w:tbl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age = Number(prompt("Enter your age"));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particularly important in our municipal program because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age, ward number, and meter readings are numerical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Conditional Statements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Conditional statements allow JavaScript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make decisions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based on conditions.</w:t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Statement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Executes code only when a condition is true.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(age &gt;= 60) {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alert("Eligible for Senior Citizen Service");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if...else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Chooses between two alternatives.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(age &gt;= 60) {</w:t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alert("Eligible");</w:t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else {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alert("Not Eligible");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else if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when multiple conditions need to be checked.</w:t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(consumption &lt;= 100) {</w: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alert("Low Consumption");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else if (consumption &lt;= 200) {</w:t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alert("Moderate Consumption");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else {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alert("High Consumption");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switch Statement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when one expression has several possible fixed values.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(service) {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case 1: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alert("Water Service");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break;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case 2: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alert("Property Tax");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break;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case 3:</w:t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alert("Waste Management");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break;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default: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alert("Invalid Service");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tbl>
      <w:tblPr>
        <w:tblStyle w:val="Table48"/>
        <w:tblW w:w="46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4"/>
        <w:gridCol w:w="3589"/>
        <w:tblGridChange w:id="0">
          <w:tblGrid>
            <w:gridCol w:w="1084"/>
            <w:gridCol w:w="35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Keyword</w:t>
            </w:r>
          </w:p>
        </w:tc>
        <w:tc>
          <w:tcPr/>
          <w:p w:rsidR="00000000" w:rsidDel="00000000" w:rsidP="00000000" w:rsidRDefault="00000000" w:rsidRPr="00000000" w14:paraId="000005A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switch</w:t>
            </w:r>
          </w:p>
        </w:tc>
        <w:tc>
          <w:tcPr/>
          <w:p w:rsidR="00000000" w:rsidDel="00000000" w:rsidP="00000000" w:rsidRDefault="00000000" w:rsidRPr="00000000" w14:paraId="000005A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the value to examine.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case</w:t>
            </w:r>
          </w:p>
        </w:tc>
        <w:tc>
          <w:tcPr/>
          <w:p w:rsidR="00000000" w:rsidDel="00000000" w:rsidP="00000000" w:rsidRDefault="00000000" w:rsidRPr="00000000" w14:paraId="000005A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Specifies a possible value.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</w:t>
            </w:r>
          </w:p>
        </w:tc>
        <w:tc>
          <w:tcPr/>
          <w:p w:rsidR="00000000" w:rsidDel="00000000" w:rsidP="00000000" w:rsidRDefault="00000000" w:rsidRPr="00000000" w14:paraId="000005A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Stops execution after a matching case.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5A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Executes when no case matches.</w:t>
            </w:r>
          </w:p>
        </w:tc>
      </w:tr>
    </w:tbl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JavaScript Loops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repeatedly executes a block of code while a specified condition is satisfied.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Types of Loops</w:t>
      </w:r>
    </w:p>
    <w:tbl>
      <w:tblPr>
        <w:tblStyle w:val="Table4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0"/>
        <w:gridCol w:w="4174"/>
        <w:gridCol w:w="3752"/>
        <w:tblGridChange w:id="0">
          <w:tblGrid>
            <w:gridCol w:w="1090"/>
            <w:gridCol w:w="4174"/>
            <w:gridCol w:w="37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Loop</w:t>
            </w:r>
          </w:p>
        </w:tc>
        <w:tc>
          <w:tcPr/>
          <w:p w:rsidR="00000000" w:rsidDel="00000000" w:rsidP="00000000" w:rsidRDefault="00000000" w:rsidRPr="00000000" w14:paraId="000005B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5B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Best Used When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</w:t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Repeats code for a controlled number of times.</w:t>
            </w:r>
          </w:p>
        </w:tc>
        <w:tc>
          <w:tcPr/>
          <w:p w:rsidR="00000000" w:rsidDel="00000000" w:rsidP="00000000" w:rsidRDefault="00000000" w:rsidRPr="00000000" w14:paraId="000005B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repetitions is known.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while</w:t>
            </w:r>
          </w:p>
        </w:tc>
        <w:tc>
          <w:tcPr/>
          <w:p w:rsidR="00000000" w:rsidDel="00000000" w:rsidP="00000000" w:rsidRDefault="00000000" w:rsidRPr="00000000" w14:paraId="000005B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Repeats while a condition remains true.</w:t>
            </w:r>
          </w:p>
        </w:tc>
        <w:tc>
          <w:tcPr/>
          <w:p w:rsidR="00000000" w:rsidDel="00000000" w:rsidP="00000000" w:rsidRDefault="00000000" w:rsidRPr="00000000" w14:paraId="000005B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repetitions may not be known.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do...while</w:t>
            </w:r>
          </w:p>
        </w:tc>
        <w:tc>
          <w:tcPr/>
          <w:p w:rsidR="00000000" w:rsidDel="00000000" w:rsidP="00000000" w:rsidRDefault="00000000" w:rsidRPr="00000000" w14:paraId="000005B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Executes once before checking the condition.</w:t>
            </w:r>
          </w:p>
        </w:tc>
        <w:tc>
          <w:tcPr/>
          <w:p w:rsidR="00000000" w:rsidDel="00000000" w:rsidP="00000000" w:rsidRDefault="00000000" w:rsidRPr="00000000" w14:paraId="000005B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must execute at least once.</w:t>
            </w:r>
          </w:p>
        </w:tc>
      </w:tr>
    </w:tbl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for Loop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(let i = 1; i &lt;= 5; i++) {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console.log(i);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Three Important Parts</w:t>
      </w:r>
    </w:p>
    <w:tbl>
      <w:tblPr>
        <w:tblStyle w:val="Table50"/>
        <w:tblW w:w="57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1"/>
        <w:gridCol w:w="1048"/>
        <w:gridCol w:w="3338"/>
        <w:tblGridChange w:id="0">
          <w:tblGrid>
            <w:gridCol w:w="1341"/>
            <w:gridCol w:w="1048"/>
            <w:gridCol w:w="3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5C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Initialization</w:t>
            </w:r>
          </w:p>
        </w:tc>
        <w:tc>
          <w:tcPr/>
          <w:p w:rsidR="00000000" w:rsidDel="00000000" w:rsidP="00000000" w:rsidRDefault="00000000" w:rsidRPr="00000000" w14:paraId="000005C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i = 1</w:t>
            </w:r>
          </w:p>
        </w:tc>
        <w:tc>
          <w:tcPr/>
          <w:p w:rsidR="00000000" w:rsidDel="00000000" w:rsidP="00000000" w:rsidRDefault="00000000" w:rsidRPr="00000000" w14:paraId="000005C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Starting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&lt;= 5</w:t>
            </w:r>
          </w:p>
        </w:tc>
        <w:tc>
          <w:tcPr/>
          <w:p w:rsidR="00000000" w:rsidDel="00000000" w:rsidP="00000000" w:rsidRDefault="00000000" w:rsidRPr="00000000" w14:paraId="000005C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Determines whether loop continues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5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i++</w:t>
            </w:r>
          </w:p>
        </w:tc>
        <w:tc>
          <w:tcPr/>
          <w:p w:rsidR="00000000" w:rsidDel="00000000" w:rsidP="00000000" w:rsidRDefault="00000000" w:rsidRPr="00000000" w14:paraId="000005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 loop variable</w:t>
            </w:r>
          </w:p>
        </w:tc>
      </w:tr>
    </w:tbl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while Loop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Checks the condition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executing the loop body.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i = 1;</w:t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(i &lt;= 5) {</w:t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console.log(i);</w:t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i++;</w:t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do...while Loop</w:t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Executes the statements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 least once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before checking the condition.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i = 1;</w:t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{</w:t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console.log(i);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i++;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while (i &lt;= 5);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Difference Between Loops</w:t>
      </w:r>
    </w:p>
    <w:tbl>
      <w:tblPr>
        <w:tblStyle w:val="Table5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0"/>
        <w:gridCol w:w="3002"/>
        <w:gridCol w:w="2604"/>
        <w:tblGridChange w:id="0">
          <w:tblGrid>
            <w:gridCol w:w="3410"/>
            <w:gridCol w:w="3002"/>
            <w:gridCol w:w="26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for</w:t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while</w:t>
            </w:r>
          </w:p>
        </w:tc>
        <w:tc>
          <w:tcPr/>
          <w:p w:rsidR="00000000" w:rsidDel="00000000" w:rsidP="00000000" w:rsidRDefault="00000000" w:rsidRPr="00000000" w14:paraId="000005E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do...while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Best when repetitions are known.</w:t>
            </w:r>
          </w:p>
        </w:tc>
        <w:tc>
          <w:tcPr/>
          <w:p w:rsidR="00000000" w:rsidDel="00000000" w:rsidP="00000000" w:rsidRDefault="00000000" w:rsidRPr="00000000" w14:paraId="000005E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Best when repetitions depend on a condition.</w:t>
            </w:r>
          </w:p>
        </w:tc>
        <w:tc>
          <w:tcPr/>
          <w:p w:rsidR="00000000" w:rsidDel="00000000" w:rsidP="00000000" w:rsidRDefault="00000000" w:rsidRPr="00000000" w14:paraId="000005E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when execution is required at least once.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 checked before execution.</w:t>
            </w:r>
          </w:p>
        </w:tc>
        <w:tc>
          <w:tcPr/>
          <w:p w:rsidR="00000000" w:rsidDel="00000000" w:rsidP="00000000" w:rsidRDefault="00000000" w:rsidRPr="00000000" w14:paraId="000005E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 checked before execution.</w:t>
            </w:r>
          </w:p>
        </w:tc>
        <w:tc>
          <w:tcPr/>
          <w:p w:rsidR="00000000" w:rsidDel="00000000" w:rsidP="00000000" w:rsidRDefault="00000000" w:rsidRPr="00000000" w14:paraId="000005E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 checked after execution.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Initialization, condition and update commonly appear together.</w:t>
            </w:r>
          </w:p>
        </w:tc>
        <w:tc>
          <w:tcPr/>
          <w:p w:rsidR="00000000" w:rsidDel="00000000" w:rsidP="00000000" w:rsidRDefault="00000000" w:rsidRPr="00000000" w14:paraId="000005E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Initialization/update are written separately.</w:t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Executes once even if initial condition is false.</w:t>
            </w:r>
          </w:p>
        </w:tc>
      </w:tr>
    </w:tbl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Important JavaScript Keywords </w:t>
      </w:r>
    </w:p>
    <w:tbl>
      <w:tblPr>
        <w:tblStyle w:val="Table52"/>
        <w:tblW w:w="54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9"/>
        <w:gridCol w:w="3448"/>
        <w:tblGridChange w:id="0">
          <w:tblGrid>
            <w:gridCol w:w="1989"/>
            <w:gridCol w:w="34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Keyword / Method</w:t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&lt;script&gt;</w:t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Embeds JavaScript in HTML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</w:t>
            </w:r>
          </w:p>
        </w:tc>
        <w:tc>
          <w:tcPr/>
          <w:p w:rsidR="00000000" w:rsidDel="00000000" w:rsidP="00000000" w:rsidRDefault="00000000" w:rsidRPr="00000000" w14:paraId="000005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Declares a changeable variable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</w:t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Declares a non-reassignable variable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</w:t>
            </w:r>
          </w:p>
        </w:tc>
        <w:tc>
          <w:tcPr/>
          <w:p w:rsidR="00000000" w:rsidDel="00000000" w:rsidP="00000000" w:rsidRDefault="00000000" w:rsidRPr="00000000" w14:paraId="000005F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Older variable declaration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Number()</w:t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Converts data into a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prompt()</w:t>
            </w:r>
          </w:p>
        </w:tc>
        <w:tc>
          <w:tcPr/>
          <w:p w:rsidR="00000000" w:rsidDel="00000000" w:rsidP="00000000" w:rsidRDefault="00000000" w:rsidRPr="00000000" w14:paraId="000005F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Accepts user input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alert()</w:t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popup 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console.log()</w:t>
            </w:r>
          </w:p>
        </w:tc>
        <w:tc>
          <w:tcPr/>
          <w:p w:rsidR="00000000" w:rsidDel="00000000" w:rsidP="00000000" w:rsidRDefault="00000000" w:rsidRPr="00000000" w14:paraId="0000060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console 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60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Tests a condition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else</w:t>
            </w:r>
          </w:p>
        </w:tc>
        <w:tc>
          <w:tcPr/>
          <w:p w:rsidR="00000000" w:rsidDel="00000000" w:rsidP="00000000" w:rsidRDefault="00000000" w:rsidRPr="00000000" w14:paraId="0000060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condition branch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switch</w:t>
            </w:r>
          </w:p>
        </w:tc>
        <w:tc>
          <w:tcPr/>
          <w:p w:rsidR="00000000" w:rsidDel="00000000" w:rsidP="00000000" w:rsidRDefault="00000000" w:rsidRPr="00000000" w14:paraId="0000060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Handles multiple fixed choices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case</w:t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a choice in switch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</w:t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Exits a switch case or loop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</w:t>
            </w:r>
          </w:p>
        </w:tc>
        <w:tc>
          <w:tcPr/>
          <w:p w:rsidR="00000000" w:rsidDel="00000000" w:rsidP="00000000" w:rsidRDefault="00000000" w:rsidRPr="00000000" w14:paraId="0000060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Counter-controlled loop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while</w:t>
            </w:r>
          </w:p>
        </w:tc>
        <w:tc>
          <w:tcPr/>
          <w:p w:rsidR="00000000" w:rsidDel="00000000" w:rsidP="00000000" w:rsidRDefault="00000000" w:rsidRPr="00000000" w14:paraId="000006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Condition-controlled loop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do...while</w:t>
            </w:r>
          </w:p>
        </w:tc>
        <w:tc>
          <w:tcPr/>
          <w:p w:rsidR="00000000" w:rsidDel="00000000" w:rsidP="00000000" w:rsidRDefault="00000000" w:rsidRPr="00000000" w14:paraId="000006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Post-test loop</w:t>
            </w:r>
          </w:p>
        </w:tc>
      </w:tr>
    </w:tbl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8</w: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Understand the Problem </w:t>
      </w:r>
    </w:p>
    <w:tbl>
      <w:tblPr>
        <w:tblStyle w:val="Table5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9"/>
        <w:gridCol w:w="3267"/>
        <w:gridCol w:w="2390"/>
        <w:tblGridChange w:id="0">
          <w:tblGrid>
            <w:gridCol w:w="3359"/>
            <w:gridCol w:w="3267"/>
            <w:gridCol w:w="2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in the Problem</w:t>
            </w:r>
          </w:p>
        </w:tc>
        <w:tc>
          <w:tcPr/>
          <w:p w:rsidR="00000000" w:rsidDel="00000000" w:rsidP="00000000" w:rsidRDefault="00000000" w:rsidRPr="00000000" w14:paraId="0000063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Should the Student Think?</w:t>
            </w:r>
          </w:p>
        </w:tc>
        <w:tc>
          <w:tcPr/>
          <w:p w:rsidR="00000000" w:rsidDel="00000000" w:rsidP="00000000" w:rsidRDefault="00000000" w:rsidRPr="00000000" w14:paraId="0000063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JavaScript Concept Needed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 five city service names</w:t>
            </w:r>
          </w:p>
        </w:tc>
        <w:tc>
          <w:tcPr/>
          <w:p w:rsidR="00000000" w:rsidDel="00000000" w:rsidP="00000000" w:rsidRDefault="00000000" w:rsidRPr="00000000" w14:paraId="000006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to keep many similar values together.”</w:t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name, location, hours and contact of a service</w:t>
            </w:r>
          </w:p>
        </w:tc>
        <w:tc>
          <w:tcPr/>
          <w:p w:rsidR="00000000" w:rsidDel="00000000" w:rsidP="00000000" w:rsidRDefault="00000000" w:rsidRPr="00000000" w14:paraId="000006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“These details belong to one service.”</w:t>
            </w:r>
          </w:p>
        </w:tc>
        <w:tc>
          <w:tcPr/>
          <w:p w:rsidR="00000000" w:rsidDel="00000000" w:rsidP="00000000" w:rsidRDefault="00000000" w:rsidRPr="00000000" w14:paraId="000006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 services when required</w:t>
            </w:r>
          </w:p>
        </w:tc>
        <w:tc>
          <w:tcPr/>
          <w:p w:rsidR="00000000" w:rsidDel="00000000" w:rsidP="00000000" w:rsidRDefault="00000000" w:rsidRPr="00000000" w14:paraId="000006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“This operation should be placed in reusable code.”</w:t>
            </w:r>
          </w:p>
        </w:tc>
        <w:tc>
          <w:tcPr/>
          <w:p w:rsidR="00000000" w:rsidDel="00000000" w:rsidP="00000000" w:rsidRDefault="00000000" w:rsidRPr="00000000" w14:paraId="000006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a service</w:t>
            </w:r>
          </w:p>
        </w:tc>
        <w:tc>
          <w:tcPr/>
          <w:p w:rsidR="00000000" w:rsidDel="00000000" w:rsidP="00000000" w:rsidRDefault="00000000" w:rsidRPr="00000000" w14:paraId="000006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an HTML selection control.”</w:t>
            </w:r>
          </w:p>
        </w:tc>
        <w:tc>
          <w:tcPr/>
          <w:p w:rsidR="00000000" w:rsidDel="00000000" w:rsidP="00000000" w:rsidRDefault="00000000" w:rsidRPr="00000000" w14:paraId="000006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&lt;select&gt;, &lt;option&gt;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 which service was selected</w:t>
            </w:r>
          </w:p>
        </w:tc>
        <w:tc>
          <w:tcPr/>
          <w:p w:rsidR="00000000" w:rsidDel="00000000" w:rsidP="00000000" w:rsidRDefault="00000000" w:rsidRPr="00000000" w14:paraId="000006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to read the selected value.”</w:t>
            </w:r>
          </w:p>
        </w:tc>
        <w:tc>
          <w:tcPr/>
          <w:p w:rsidR="00000000" w:rsidDel="00000000" w:rsidP="00000000" w:rsidRDefault="00000000" w:rsidRPr="00000000" w14:paraId="000006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 + .value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Show Services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 user action must start a function.”</w:t>
            </w:r>
          </w:p>
        </w:tc>
        <w:tc>
          <w:tcPr/>
          <w:p w:rsidR="00000000" w:rsidDel="00000000" w:rsidP="00000000" w:rsidRDefault="00000000" w:rsidRPr="00000000" w14:paraId="000006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onclick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the selected service</w:t>
            </w:r>
          </w:p>
        </w:tc>
        <w:tc>
          <w:tcPr/>
          <w:p w:rsidR="00000000" w:rsidDel="00000000" w:rsidP="00000000" w:rsidRDefault="00000000" w:rsidRPr="00000000" w14:paraId="000006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 change should trigger an action.”</w:t>
            </w:r>
          </w:p>
        </w:tc>
        <w:tc>
          <w:tcPr/>
          <w:p w:rsidR="00000000" w:rsidDel="00000000" w:rsidP="00000000" w:rsidRDefault="00000000" w:rsidRPr="00000000" w14:paraId="000006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service details</w:t>
            </w:r>
          </w:p>
        </w:tc>
        <w:tc>
          <w:tcPr/>
          <w:p w:rsidR="00000000" w:rsidDel="00000000" w:rsidP="00000000" w:rsidRDefault="00000000" w:rsidRPr="00000000" w14:paraId="000006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“The result must appear inside the webpage.”</w:t>
            </w:r>
          </w:p>
        </w:tc>
        <w:tc>
          <w:tcPr/>
          <w:p w:rsidR="00000000" w:rsidDel="00000000" w:rsidP="00000000" w:rsidRDefault="00000000" w:rsidRPr="00000000" w14:paraId="000006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innerHTML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where the result should appear</w:t>
            </w:r>
          </w:p>
        </w:tc>
        <w:tc>
          <w:tcPr/>
          <w:p w:rsidR="00000000" w:rsidDel="00000000" w:rsidP="00000000" w:rsidRDefault="00000000" w:rsidRPr="00000000" w14:paraId="0000064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“JavaScript must identify the HTML element.”</w:t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getElementById()</w:t>
            </w:r>
          </w:p>
        </w:tc>
      </w:tr>
    </w:tbl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decomposition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students should do before coding.</w:t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Step 1 – Store the City Services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problem asks students to maintain several city services.</w:t>
      </w:r>
    </w:p>
    <w:tbl>
      <w:tblPr>
        <w:tblStyle w:val="Table54"/>
        <w:tblW w:w="66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2"/>
        <w:gridCol w:w="2705"/>
        <w:tblGridChange w:id="0">
          <w:tblGrid>
            <w:gridCol w:w="3912"/>
            <w:gridCol w:w="2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 to Think About</w:t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many services are there?</w:t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Are they similar types of data?</w:t>
            </w:r>
          </w:p>
        </w:tc>
        <w:tc>
          <w:tcPr/>
          <w:p w:rsidR="00000000" w:rsidDel="00000000" w:rsidP="00000000" w:rsidRDefault="00000000" w:rsidRPr="00000000" w14:paraId="0000065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 — all are service names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five separate variables be created?</w:t>
            </w:r>
          </w:p>
        </w:tc>
        <w:tc>
          <w:tcPr/>
          <w:p w:rsidR="00000000" w:rsidDel="00000000" w:rsidP="00000000" w:rsidRDefault="00000000" w:rsidRPr="00000000" w14:paraId="0000065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necessary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Suitable concept</w:t>
            </w:r>
          </w:p>
        </w:tc>
        <w:tc>
          <w:tcPr/>
          <w:p w:rsidR="00000000" w:rsidDel="00000000" w:rsidP="00000000" w:rsidRDefault="00000000" w:rsidRPr="00000000" w14:paraId="0000065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Symbols used</w:t>
            </w:r>
          </w:p>
        </w:tc>
        <w:tc>
          <w:tcPr/>
          <w:p w:rsidR="00000000" w:rsidDel="00000000" w:rsidP="00000000" w:rsidRDefault="00000000" w:rsidRPr="00000000" w14:paraId="000006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position</w:t>
            </w:r>
          </w:p>
        </w:tc>
        <w:tc>
          <w:tcPr/>
          <w:p w:rsidR="00000000" w:rsidDel="00000000" w:rsidP="00000000" w:rsidRDefault="00000000" w:rsidRPr="00000000" w14:paraId="000006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Index 0</w:t>
            </w:r>
          </w:p>
        </w:tc>
      </w:tr>
    </w:tbl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 Clue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services = ["Hospital", "Fire Station", ...];</w:t>
      </w:r>
    </w:p>
    <w:tbl>
      <w:tblPr>
        <w:tblStyle w:val="Table55"/>
        <w:tblW w:w="3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3"/>
        <w:gridCol w:w="1707"/>
        <w:tblGridChange w:id="0">
          <w:tblGrid>
            <w:gridCol w:w="2113"/>
            <w:gridCol w:w="17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Required Operation</w:t>
            </w:r>
          </w:p>
        </w:tc>
        <w:tc>
          <w:tcPr/>
          <w:p w:rsidR="00000000" w:rsidDel="00000000" w:rsidP="00000000" w:rsidRDefault="00000000" w:rsidRPr="00000000" w14:paraId="0000066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Syntax Clue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service</w:t>
            </w:r>
          </w:p>
        </w:tc>
        <w:tc>
          <w:tcPr/>
          <w:p w:rsidR="00000000" w:rsidDel="00000000" w:rsidP="00000000" w:rsidRDefault="00000000" w:rsidRPr="00000000" w14:paraId="0000066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services[0]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Second service</w:t>
            </w:r>
          </w:p>
        </w:tc>
        <w:tc>
          <w:tcPr/>
          <w:p w:rsidR="00000000" w:rsidDel="00000000" w:rsidP="00000000" w:rsidRDefault="00000000" w:rsidRPr="00000000" w14:paraId="000006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services[1]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services</w:t>
            </w:r>
          </w:p>
        </w:tc>
        <w:tc>
          <w:tcPr/>
          <w:p w:rsidR="00000000" w:rsidDel="00000000" w:rsidP="00000000" w:rsidRDefault="00000000" w:rsidRPr="00000000" w14:paraId="000006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services.length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another service</w:t>
            </w:r>
          </w:p>
        </w:tc>
        <w:tc>
          <w:tcPr/>
          <w:p w:rsidR="00000000" w:rsidDel="00000000" w:rsidP="00000000" w:rsidRDefault="00000000" w:rsidRPr="00000000" w14:paraId="0000066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services.push(...)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last service</w:t>
            </w:r>
          </w:p>
        </w:tc>
        <w:tc>
          <w:tcPr/>
          <w:p w:rsidR="00000000" w:rsidDel="00000000" w:rsidP="00000000" w:rsidRDefault="00000000" w:rsidRPr="00000000" w14:paraId="000006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services.pop()</w:t>
            </w:r>
          </w:p>
        </w:tc>
      </w:tr>
    </w:tbl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Step 2 – Store Details of a Service</w:t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the problem asks for: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Service Name + Location + Working Hours + Contact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values describe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56"/>
        <w:tblW w:w="57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5"/>
        <w:gridCol w:w="1642"/>
        <w:tblGridChange w:id="0">
          <w:tblGrid>
            <w:gridCol w:w="4145"/>
            <w:gridCol w:w="16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 to Think About</w:t>
            </w:r>
          </w:p>
        </w:tc>
        <w:tc>
          <w:tcPr/>
          <w:p w:rsidR="00000000" w:rsidDel="00000000" w:rsidP="00000000" w:rsidRDefault="00000000" w:rsidRPr="00000000" w14:paraId="0000067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 these values describe one entity?</w:t>
            </w:r>
          </w:p>
        </w:tc>
        <w:tc>
          <w:tcPr/>
          <w:p w:rsidR="00000000" w:rsidDel="00000000" w:rsidP="00000000" w:rsidRDefault="00000000" w:rsidRPr="00000000" w14:paraId="0000067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67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City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Are all values the same kind of information?</w:t>
            </w:r>
          </w:p>
        </w:tc>
        <w:tc>
          <w:tcPr/>
          <w:p w:rsidR="00000000" w:rsidDel="00000000" w:rsidP="00000000" w:rsidRDefault="00000000" w:rsidRPr="00000000" w14:paraId="0000067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Suitable concept</w:t>
            </w:r>
          </w:p>
        </w:tc>
        <w:tc>
          <w:tcPr/>
          <w:p w:rsidR="00000000" w:rsidDel="00000000" w:rsidP="00000000" w:rsidRDefault="00000000" w:rsidRPr="00000000" w14:paraId="0000067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Storage style</w:t>
            </w:r>
          </w:p>
        </w:tc>
        <w:tc>
          <w:tcPr/>
          <w:p w:rsidR="00000000" w:rsidDel="00000000" w:rsidP="00000000" w:rsidRDefault="00000000" w:rsidRPr="00000000" w14:paraId="0000067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Property : Value</w:t>
            </w:r>
          </w:p>
        </w:tc>
      </w:tr>
    </w:tbl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 Clue</w:t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service = {</w:t>
      </w:r>
    </w:p>
    <w:p w:rsidR="00000000" w:rsidDel="00000000" w:rsidP="00000000" w:rsidRDefault="00000000" w:rsidRPr="00000000" w14:paraId="000006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name: "Hospital",</w:t>
      </w:r>
    </w:p>
    <w:p w:rsidR="00000000" w:rsidDel="00000000" w:rsidP="00000000" w:rsidRDefault="00000000" w:rsidRPr="00000000" w14:paraId="000006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location: "Central Zone",</w:t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hours: "24 Hours",</w:t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contact: "108"</w:t>
      </w:r>
    </w:p>
    <w:p w:rsidR="00000000" w:rsidDel="00000000" w:rsidP="00000000" w:rsidRDefault="00000000" w:rsidRPr="00000000" w14:paraId="000006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tbl>
      <w:tblPr>
        <w:tblStyle w:val="Table57"/>
        <w:tblW w:w="4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6"/>
        <w:gridCol w:w="1775"/>
        <w:tblGridChange w:id="0">
          <w:tblGrid>
            <w:gridCol w:w="2296"/>
            <w:gridCol w:w="1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Information Required</w:t>
            </w:r>
          </w:p>
        </w:tc>
        <w:tc>
          <w:tcPr/>
          <w:p w:rsidR="00000000" w:rsidDel="00000000" w:rsidP="00000000" w:rsidRDefault="00000000" w:rsidRPr="00000000" w14:paraId="0000068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to Access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Name</w:t>
            </w:r>
          </w:p>
        </w:tc>
        <w:tc>
          <w:tcPr/>
          <w:p w:rsidR="00000000" w:rsidDel="00000000" w:rsidP="00000000" w:rsidRDefault="00000000" w:rsidRPr="00000000" w14:paraId="0000068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service.name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68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service.location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Working Hours</w:t>
            </w:r>
          </w:p>
        </w:tc>
        <w:tc>
          <w:tcPr/>
          <w:p w:rsidR="00000000" w:rsidDel="00000000" w:rsidP="00000000" w:rsidRDefault="00000000" w:rsidRPr="00000000" w14:paraId="0000068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service.hours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68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service.contact</w:t>
            </w:r>
          </w:p>
        </w:tc>
      </w:tr>
    </w:tbl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Step 3 – Create the Service Selection</w:t>
      </w:r>
    </w:p>
    <w:p w:rsidR="00000000" w:rsidDel="00000000" w:rsidP="00000000" w:rsidRDefault="00000000" w:rsidRPr="00000000" w14:paraId="000006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Citizens need to choose a service.</w:t>
      </w:r>
    </w:p>
    <w:tbl>
      <w:tblPr>
        <w:tblStyle w:val="Table58"/>
        <w:tblW w:w="71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4"/>
        <w:gridCol w:w="2465"/>
        <w:gridCol w:w="2440"/>
        <w:tblGridChange w:id="0">
          <w:tblGrid>
            <w:gridCol w:w="2294"/>
            <w:gridCol w:w="2465"/>
            <w:gridCol w:w="2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69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HTML Element Needed</w:t>
            </w:r>
          </w:p>
        </w:tc>
        <w:tc>
          <w:tcPr/>
          <w:p w:rsidR="00000000" w:rsidDel="00000000" w:rsidP="00000000" w:rsidRDefault="00000000" w:rsidRPr="00000000" w14:paraId="0000069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one service</w:t>
            </w:r>
          </w:p>
        </w:tc>
        <w:tc>
          <w:tcPr/>
          <w:p w:rsidR="00000000" w:rsidDel="00000000" w:rsidP="00000000" w:rsidRDefault="00000000" w:rsidRPr="00000000" w14:paraId="0000069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&lt;select&gt;</w:t>
            </w:r>
          </w:p>
        </w:tc>
        <w:tc>
          <w:tcPr/>
          <w:p w:rsidR="00000000" w:rsidDel="00000000" w:rsidP="00000000" w:rsidRDefault="00000000" w:rsidRPr="00000000" w14:paraId="0000069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drop-down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service choices</w:t>
            </w:r>
          </w:p>
        </w:tc>
        <w:tc>
          <w:tcPr/>
          <w:p w:rsidR="00000000" w:rsidDel="00000000" w:rsidP="00000000" w:rsidRDefault="00000000" w:rsidRPr="00000000" w14:paraId="0000069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&lt;option&gt;</w:t>
            </w:r>
          </w:p>
        </w:tc>
        <w:tc>
          <w:tcPr/>
          <w:p w:rsidR="00000000" w:rsidDel="00000000" w:rsidP="00000000" w:rsidRDefault="00000000" w:rsidRPr="00000000" w14:paraId="0000069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each choice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the selection</w:t>
            </w:r>
          </w:p>
        </w:tc>
        <w:tc>
          <w:tcPr/>
          <w:p w:rsidR="00000000" w:rsidDel="00000000" w:rsidP="00000000" w:rsidRDefault="00000000" w:rsidRPr="00000000" w14:paraId="0000069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69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Allows JavaScript access</w:t>
            </w:r>
          </w:p>
        </w:tc>
      </w:tr>
    </w:tbl>
    <w:p w:rsidR="00000000" w:rsidDel="00000000" w:rsidP="00000000" w:rsidRDefault="00000000" w:rsidRPr="00000000" w14:paraId="000006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Structure Clue</w:t>
      </w:r>
    </w:p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&lt;select id="service"&gt;</w:t>
      </w:r>
    </w:p>
    <w:p w:rsidR="00000000" w:rsidDel="00000000" w:rsidP="00000000" w:rsidRDefault="00000000" w:rsidRPr="00000000" w14:paraId="000006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&lt;option&gt;Hospital&lt;/option&gt;</w:t>
      </w:r>
    </w:p>
    <w:p w:rsidR="00000000" w:rsidDel="00000000" w:rsidP="00000000" w:rsidRDefault="00000000" w:rsidRPr="00000000" w14:paraId="000006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&lt;option&gt;Fire Station&lt;/option&gt;</w:t>
      </w:r>
    </w:p>
    <w:p w:rsidR="00000000" w:rsidDel="00000000" w:rsidP="00000000" w:rsidRDefault="00000000" w:rsidRPr="00000000" w14:paraId="000006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...</w:t>
      </w:r>
    </w:p>
    <w:p w:rsidR="00000000" w:rsidDel="00000000" w:rsidP="00000000" w:rsidRDefault="00000000" w:rsidRPr="00000000" w14:paraId="000006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&lt;/select&gt;</w:t>
      </w:r>
    </w:p>
    <w:p w:rsidR="00000000" w:rsidDel="00000000" w:rsidP="00000000" w:rsidRDefault="00000000" w:rsidRPr="00000000" w14:paraId="000006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Step 4 – Read Data from the Webpage</w:t>
      </w:r>
    </w:p>
    <w:tbl>
      <w:tblPr>
        <w:tblStyle w:val="Table59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0"/>
        <w:gridCol w:w="3530"/>
        <w:gridCol w:w="2520"/>
        <w:tblGridChange w:id="0">
          <w:tblGrid>
            <w:gridCol w:w="2110"/>
            <w:gridCol w:w="353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6A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Required Syntax</w:t>
            </w:r>
          </w:p>
        </w:tc>
        <w:tc>
          <w:tcPr/>
          <w:p w:rsidR="00000000" w:rsidDel="00000000" w:rsidP="00000000" w:rsidRDefault="00000000" w:rsidRPr="00000000" w14:paraId="000006A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service list</w:t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document.getElementById("service")</w:t>
            </w:r>
          </w:p>
        </w:tc>
        <w:tc>
          <w:tcPr/>
          <w:p w:rsidR="00000000" w:rsidDel="00000000" w:rsidP="00000000" w:rsidRDefault="00000000" w:rsidRPr="00000000" w14:paraId="000006A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Locate HTML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selected service</w:t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.value</w:t>
            </w:r>
          </w:p>
        </w:tc>
        <w:tc>
          <w:tcPr/>
          <w:p w:rsidR="00000000" w:rsidDel="00000000" w:rsidP="00000000" w:rsidRDefault="00000000" w:rsidRPr="00000000" w14:paraId="000006B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Obtain selected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selection</w:t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selected = ...</w:t>
            </w:r>
          </w:p>
        </w:tc>
        <w:tc>
          <w:tcPr/>
          <w:p w:rsidR="00000000" w:rsidDel="00000000" w:rsidP="00000000" w:rsidRDefault="00000000" w:rsidRPr="00000000" w14:paraId="000006B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Keep value for processing</w:t>
            </w:r>
          </w:p>
        </w:tc>
      </w:tr>
    </w:tbl>
    <w:p w:rsidR="00000000" w:rsidDel="00000000" w:rsidP="00000000" w:rsidRDefault="00000000" w:rsidRPr="00000000" w14:paraId="000006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Pattern to Remember</w:t>
      </w:r>
    </w:p>
    <w:p w:rsidR="00000000" w:rsidDel="00000000" w:rsidP="00000000" w:rsidRDefault="00000000" w:rsidRPr="00000000" w14:paraId="000006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selected =</w:t>
      </w:r>
    </w:p>
    <w:p w:rsidR="00000000" w:rsidDel="00000000" w:rsidP="00000000" w:rsidRDefault="00000000" w:rsidRPr="00000000" w14:paraId="000006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document.getElementById("service").value;</w:t>
      </w:r>
    </w:p>
    <w:p w:rsidR="00000000" w:rsidDel="00000000" w:rsidP="00000000" w:rsidRDefault="00000000" w:rsidRPr="00000000" w14:paraId="000006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Step 5 – Create an Area for the Result</w:t>
      </w:r>
    </w:p>
    <w:p w:rsidR="00000000" w:rsidDel="00000000" w:rsidP="00000000" w:rsidRDefault="00000000" w:rsidRPr="00000000" w14:paraId="000006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question says service information should appear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inside the webpage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students first need somewhere to display it.</w:t>
      </w:r>
    </w:p>
    <w:tbl>
      <w:tblPr>
        <w:tblStyle w:val="Table60"/>
        <w:tblW w:w="47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6"/>
        <w:gridCol w:w="1714"/>
        <w:tblGridChange w:id="0">
          <w:tblGrid>
            <w:gridCol w:w="2996"/>
            <w:gridCol w:w="17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6B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HTML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short message</w:t>
            </w:r>
          </w:p>
        </w:tc>
        <w:tc>
          <w:tcPr/>
          <w:p w:rsidR="00000000" w:rsidDel="00000000" w:rsidP="00000000" w:rsidRDefault="00000000" w:rsidRPr="00000000" w14:paraId="000006B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&lt;p&gt;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multiple service details</w:t>
            </w:r>
          </w:p>
        </w:tc>
        <w:tc>
          <w:tcPr/>
          <w:p w:rsidR="00000000" w:rsidDel="00000000" w:rsidP="00000000" w:rsidRDefault="00000000" w:rsidRPr="00000000" w14:paraId="000006C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&lt;div&gt;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 JavaScript to find it</w:t>
            </w:r>
          </w:p>
        </w:tc>
        <w:tc>
          <w:tcPr/>
          <w:p w:rsidR="00000000" w:rsidDel="00000000" w:rsidP="00000000" w:rsidRDefault="00000000" w:rsidRPr="00000000" w14:paraId="000006C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6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Clue</w:t>
      </w:r>
    </w:p>
    <w:p w:rsidR="00000000" w:rsidDel="00000000" w:rsidP="00000000" w:rsidRDefault="00000000" w:rsidRPr="00000000" w14:paraId="000006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id="result"&gt;&lt;/div&gt;</w:t>
      </w:r>
    </w:p>
    <w:p w:rsidR="00000000" w:rsidDel="00000000" w:rsidP="00000000" w:rsidRDefault="00000000" w:rsidRPr="00000000" w14:paraId="000006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can then place information inside it:</w:t>
      </w:r>
    </w:p>
    <w:p w:rsidR="00000000" w:rsidDel="00000000" w:rsidP="00000000" w:rsidRDefault="00000000" w:rsidRPr="00000000" w14:paraId="000006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document.getElementById("result").innerHTML = ...;</w:t>
      </w:r>
    </w:p>
    <w:p w:rsidR="00000000" w:rsidDel="00000000" w:rsidP="00000000" w:rsidRDefault="00000000" w:rsidRPr="00000000" w14:paraId="000006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Step 6 – Put Repeated Work Inside a Function</w:t>
      </w:r>
    </w:p>
    <w:p w:rsidR="00000000" w:rsidDel="00000000" w:rsidP="00000000" w:rsidRDefault="00000000" w:rsidRPr="00000000" w14:paraId="000006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writing JavaScript statements randomly, related statements should be grouped into a function.</w:t>
      </w:r>
    </w:p>
    <w:tbl>
      <w:tblPr>
        <w:tblStyle w:val="Table61"/>
        <w:tblW w:w="42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1653"/>
        <w:tblGridChange w:id="0">
          <w:tblGrid>
            <w:gridCol w:w="2550"/>
            <w:gridCol w:w="16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6C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 Idea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all services</w:t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showServices()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selected details</w:t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showDetails()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welcome message</w:t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showWelcome()</w:t>
            </w:r>
          </w:p>
        </w:tc>
      </w:tr>
    </w:tbl>
    <w:p w:rsidR="00000000" w:rsidDel="00000000" w:rsidP="00000000" w:rsidRDefault="00000000" w:rsidRPr="00000000" w14:paraId="000006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 Structure</w:t>
      </w:r>
    </w:p>
    <w:p w:rsidR="00000000" w:rsidDel="00000000" w:rsidP="00000000" w:rsidRDefault="00000000" w:rsidRPr="00000000" w14:paraId="000006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 showDetails() {</w:t>
      </w:r>
    </w:p>
    <w:p w:rsidR="00000000" w:rsidDel="00000000" w:rsidP="00000000" w:rsidRDefault="00000000" w:rsidRPr="00000000" w14:paraId="000006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read selection</w:t>
      </w:r>
    </w:p>
    <w:p w:rsidR="00000000" w:rsidDel="00000000" w:rsidP="00000000" w:rsidRDefault="00000000" w:rsidRPr="00000000" w14:paraId="000006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process selection</w:t>
      </w:r>
    </w:p>
    <w:p w:rsidR="00000000" w:rsidDel="00000000" w:rsidP="00000000" w:rsidRDefault="00000000" w:rsidRPr="00000000" w14:paraId="000006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display details</w:t>
      </w:r>
    </w:p>
    <w:p w:rsidR="00000000" w:rsidDel="00000000" w:rsidP="00000000" w:rsidRDefault="00000000" w:rsidRPr="00000000" w14:paraId="000006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6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should understand the three steps inside the function:</w:t>
      </w:r>
    </w:p>
    <w:tbl>
      <w:tblPr>
        <w:tblStyle w:val="Table62"/>
        <w:tblW w:w="50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1"/>
        <w:gridCol w:w="4120"/>
        <w:tblGridChange w:id="0">
          <w:tblGrid>
            <w:gridCol w:w="921"/>
            <w:gridCol w:w="4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6D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did the citizen select?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Which information belongs to it?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should the information be displayed?</w:t>
            </w:r>
          </w:p>
        </w:tc>
      </w:tr>
    </w:tbl>
    <w:p w:rsidR="00000000" w:rsidDel="00000000" w:rsidP="00000000" w:rsidRDefault="00000000" w:rsidRPr="00000000" w14:paraId="000006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Step 7 – Connect the Button to JavaScript</w:t>
      </w:r>
    </w:p>
    <w:p w:rsidR="00000000" w:rsidDel="00000000" w:rsidP="00000000" w:rsidRDefault="00000000" w:rsidRPr="00000000" w14:paraId="000006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 function alone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make it execute.</w:t>
      </w:r>
    </w:p>
    <w:p w:rsidR="00000000" w:rsidDel="00000000" w:rsidP="00000000" w:rsidRDefault="00000000" w:rsidRPr="00000000" w14:paraId="000006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question asks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Show 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button.</w:t>
      </w:r>
    </w:p>
    <w:tbl>
      <w:tblPr>
        <w:tblStyle w:val="Table63"/>
        <w:tblW w:w="3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3"/>
        <w:gridCol w:w="2202"/>
        <w:tblGridChange w:id="0">
          <w:tblGrid>
            <w:gridCol w:w="1573"/>
            <w:gridCol w:w="22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6E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&lt;button&gt;</w:t>
            </w:r>
          </w:p>
        </w:tc>
        <w:tc>
          <w:tcPr/>
          <w:p w:rsidR="00000000" w:rsidDel="00000000" w:rsidP="00000000" w:rsidRDefault="00000000" w:rsidRPr="00000000" w14:paraId="000006E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Gives citizen a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onclick</w:t>
            </w:r>
          </w:p>
        </w:tc>
        <w:tc>
          <w:tcPr/>
          <w:p w:rsidR="00000000" w:rsidDel="00000000" w:rsidP="00000000" w:rsidRDefault="00000000" w:rsidRPr="00000000" w14:paraId="000006E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Detects the click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showServices()</w:t>
            </w:r>
          </w:p>
        </w:tc>
        <w:tc>
          <w:tcPr/>
          <w:p w:rsidR="00000000" w:rsidDel="00000000" w:rsidP="00000000" w:rsidRDefault="00000000" w:rsidRPr="00000000" w14:paraId="000006E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 to execute</w:t>
            </w:r>
          </w:p>
        </w:tc>
      </w:tr>
    </w:tbl>
    <w:p w:rsidR="00000000" w:rsidDel="00000000" w:rsidP="00000000" w:rsidRDefault="00000000" w:rsidRPr="00000000" w14:paraId="000006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 Clue</w:t>
      </w:r>
    </w:p>
    <w:p w:rsidR="00000000" w:rsidDel="00000000" w:rsidP="00000000" w:rsidRDefault="00000000" w:rsidRPr="00000000" w14:paraId="000006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onclick="showServices()"&gt;</w:t>
      </w:r>
    </w:p>
    <w:p w:rsidR="00000000" w:rsidDel="00000000" w:rsidP="00000000" w:rsidRDefault="00000000" w:rsidRPr="00000000" w14:paraId="000006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Show Services</w:t>
      </w:r>
    </w:p>
    <w:p w:rsidR="00000000" w:rsidDel="00000000" w:rsidP="00000000" w:rsidRDefault="00000000" w:rsidRPr="00000000" w14:paraId="000006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&lt;/button&gt;</w:t>
      </w:r>
    </w:p>
    <w:p w:rsidR="00000000" w:rsidDel="00000000" w:rsidP="00000000" w:rsidRDefault="00000000" w:rsidRPr="00000000" w14:paraId="000006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Execution Flow</w:t>
      </w:r>
    </w:p>
    <w:tbl>
      <w:tblPr>
        <w:tblStyle w:val="Table64"/>
        <w:tblW w:w="32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3"/>
        <w:gridCol w:w="2495"/>
        <w:tblGridChange w:id="0">
          <w:tblGrid>
            <w:gridCol w:w="803"/>
            <w:gridCol w:w="24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06F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Happens?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 clicks button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onclick occurs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showServices() executes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Array values are accessed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F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area is located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0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Services are displayed</w:t>
            </w:r>
          </w:p>
        </w:tc>
      </w:tr>
    </w:tbl>
    <w:p w:rsidR="00000000" w:rsidDel="00000000" w:rsidP="00000000" w:rsidRDefault="00000000" w:rsidRPr="00000000" w14:paraId="000007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Step 8 – Respond When Service Selection Changes</w:t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citizen should also be able to choose a service and see its information.</w:t>
      </w:r>
    </w:p>
    <w:tbl>
      <w:tblPr>
        <w:tblStyle w:val="Table65"/>
        <w:tblW w:w="4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8"/>
        <w:gridCol w:w="1347"/>
        <w:tblGridChange w:id="0">
          <w:tblGrid>
            <w:gridCol w:w="3308"/>
            <w:gridCol w:w="13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70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 changes selection</w:t>
            </w:r>
          </w:p>
        </w:tc>
        <w:tc>
          <w:tcPr/>
          <w:p w:rsidR="00000000" w:rsidDel="00000000" w:rsidP="00000000" w:rsidRDefault="00000000" w:rsidRPr="00000000" w14:paraId="0000070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 appropriate code</w:t>
            </w:r>
          </w:p>
        </w:tc>
        <w:tc>
          <w:tcPr/>
          <w:p w:rsidR="00000000" w:rsidDel="00000000" w:rsidP="00000000" w:rsidRDefault="00000000" w:rsidRPr="00000000" w14:paraId="0000070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selected option</w:t>
            </w:r>
          </w:p>
        </w:tc>
        <w:tc>
          <w:tcPr/>
          <w:p w:rsidR="00000000" w:rsidDel="00000000" w:rsidP="00000000" w:rsidRDefault="00000000" w:rsidRPr="00000000" w14:paraId="000007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corresponding information</w:t>
            </w:r>
          </w:p>
        </w:tc>
        <w:tc>
          <w:tcPr/>
          <w:p w:rsidR="00000000" w:rsidDel="00000000" w:rsidP="00000000" w:rsidRDefault="00000000" w:rsidRPr="00000000" w14:paraId="000007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.innerHTML</w:t>
            </w:r>
          </w:p>
        </w:tc>
      </w:tr>
    </w:tbl>
    <w:p w:rsidR="00000000" w:rsidDel="00000000" w:rsidP="00000000" w:rsidRDefault="00000000" w:rsidRPr="00000000" w14:paraId="000007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 Clue</w:t>
      </w:r>
    </w:p>
    <w:p w:rsidR="00000000" w:rsidDel="00000000" w:rsidP="00000000" w:rsidRDefault="00000000" w:rsidRPr="00000000" w14:paraId="000007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&lt;select id="service" onchange="showDetails()"&gt;</w:t>
      </w:r>
    </w:p>
    <w:p w:rsidR="00000000" w:rsidDel="00000000" w:rsidP="00000000" w:rsidRDefault="00000000" w:rsidRPr="00000000" w14:paraId="000007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How DOM Connects HTML and JavaScript</w:t>
      </w:r>
    </w:p>
    <w:p w:rsidR="00000000" w:rsidDel="00000000" w:rsidP="00000000" w:rsidRDefault="00000000" w:rsidRPr="00000000" w14:paraId="000007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most important new idea for students.</w:t>
      </w:r>
    </w:p>
    <w:tbl>
      <w:tblPr>
        <w:tblStyle w:val="Table66"/>
        <w:tblW w:w="603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8"/>
        <w:gridCol w:w="1314"/>
        <w:gridCol w:w="2607"/>
        <w:tblGridChange w:id="0">
          <w:tblGrid>
            <w:gridCol w:w="2118"/>
            <w:gridCol w:w="1314"/>
            <w:gridCol w:w="26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HTML Side</w:t>
            </w:r>
          </w:p>
        </w:tc>
        <w:tc>
          <w:tcPr/>
          <w:p w:rsidR="00000000" w:rsidDel="00000000" w:rsidP="00000000" w:rsidRDefault="00000000" w:rsidRPr="00000000" w14:paraId="0000071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Connection</w:t>
            </w:r>
          </w:p>
        </w:tc>
        <w:tc>
          <w:tcPr/>
          <w:p w:rsidR="00000000" w:rsidDel="00000000" w:rsidP="00000000" w:rsidRDefault="00000000" w:rsidRPr="00000000" w14:paraId="0000071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JavaScript Side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&lt;select id="service"&gt;</w:t>
            </w:r>
          </w:p>
        </w:tc>
        <w:tc>
          <w:tcPr/>
          <w:p w:rsidR="00000000" w:rsidDel="00000000" w:rsidP="00000000" w:rsidRDefault="00000000" w:rsidRPr="00000000" w14:paraId="0000071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id="service"</w:t>
            </w:r>
          </w:p>
        </w:tc>
        <w:tc>
          <w:tcPr/>
          <w:p w:rsidR="00000000" w:rsidDel="00000000" w:rsidP="00000000" w:rsidRDefault="00000000" w:rsidRPr="00000000" w14:paraId="0000071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getElementById("service")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Selected option</w:t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7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&lt;div id="result"&gt;</w:t>
            </w:r>
          </w:p>
        </w:tc>
        <w:tc>
          <w:tcPr/>
          <w:p w:rsidR="00000000" w:rsidDel="00000000" w:rsidP="00000000" w:rsidRDefault="00000000" w:rsidRPr="00000000" w14:paraId="000007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id="result"</w:t>
            </w:r>
          </w:p>
        </w:tc>
        <w:tc>
          <w:tcPr/>
          <w:p w:rsidR="00000000" w:rsidDel="00000000" w:rsidP="00000000" w:rsidRDefault="00000000" w:rsidRPr="00000000" w14:paraId="000007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getElementById("result")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 inside &lt;div&gt;</w:t>
            </w:r>
          </w:p>
        </w:tc>
        <w:tc>
          <w:tcPr/>
          <w:p w:rsidR="00000000" w:rsidDel="00000000" w:rsidP="00000000" w:rsidRDefault="00000000" w:rsidRPr="00000000" w14:paraId="000007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7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.innerHTML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&lt;button&gt;</w:t>
            </w:r>
          </w:p>
        </w:tc>
        <w:tc>
          <w:tcPr/>
          <w:p w:rsidR="00000000" w:rsidDel="00000000" w:rsidP="00000000" w:rsidRDefault="00000000" w:rsidRPr="00000000" w14:paraId="000007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onclick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&lt;select&gt;</w:t>
            </w:r>
          </w:p>
        </w:tc>
        <w:tc>
          <w:tcPr/>
          <w:p w:rsidR="00000000" w:rsidDel="00000000" w:rsidP="00000000" w:rsidRDefault="00000000" w:rsidRPr="00000000" w14:paraId="000007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07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onchange</w:t>
            </w:r>
          </w:p>
        </w:tc>
      </w:tr>
    </w:tbl>
    <w:p w:rsidR="00000000" w:rsidDel="00000000" w:rsidP="00000000" w:rsidRDefault="00000000" w:rsidRPr="00000000" w14:paraId="000007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How to Decide Array or Object?</w:t>
      </w:r>
    </w:p>
    <w:tbl>
      <w:tblPr>
        <w:tblStyle w:val="Table67"/>
        <w:tblW w:w="6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9"/>
        <w:gridCol w:w="901"/>
        <w:gridCol w:w="2905"/>
        <w:tblGridChange w:id="0">
          <w:tblGrid>
            <w:gridCol w:w="2599"/>
            <w:gridCol w:w="901"/>
            <w:gridCol w:w="2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Situation</w:t>
            </w:r>
          </w:p>
        </w:tc>
        <w:tc>
          <w:tcPr/>
          <w:p w:rsidR="00000000" w:rsidDel="00000000" w:rsidP="00000000" w:rsidRDefault="00000000" w:rsidRPr="00000000" w14:paraId="0000072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Choose</w:t>
            </w:r>
          </w:p>
        </w:tc>
        <w:tc>
          <w:tcPr/>
          <w:p w:rsidR="00000000" w:rsidDel="00000000" w:rsidP="00000000" w:rsidRDefault="00000000" w:rsidRPr="00000000" w14:paraId="0000072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many service names</w:t>
            </w:r>
          </w:p>
        </w:tc>
        <w:tc>
          <w:tcPr/>
          <w:p w:rsidR="00000000" w:rsidDel="00000000" w:rsidP="00000000" w:rsidRDefault="00000000" w:rsidRPr="00000000" w14:paraId="000007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Hospital, Police, Library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details of one service</w:t>
            </w:r>
          </w:p>
        </w:tc>
        <w:tc>
          <w:tcPr/>
          <w:p w:rsidR="00000000" w:rsidDel="00000000" w:rsidP="00000000" w:rsidRDefault="00000000" w:rsidRPr="00000000" w14:paraId="000007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Name, location, hours, contact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by position</w:t>
            </w:r>
          </w:p>
        </w:tc>
        <w:tc>
          <w:tcPr/>
          <w:p w:rsidR="00000000" w:rsidDel="00000000" w:rsidP="00000000" w:rsidRDefault="00000000" w:rsidRPr="00000000" w14:paraId="000007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services[0]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by property name</w:t>
            </w:r>
          </w:p>
        </w:tc>
        <w:tc>
          <w:tcPr/>
          <w:p w:rsidR="00000000" w:rsidDel="00000000" w:rsidP="00000000" w:rsidRDefault="00000000" w:rsidRPr="00000000" w14:paraId="000007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service.contact</w:t>
            </w:r>
          </w:p>
        </w:tc>
      </w:tr>
    </w:tbl>
    <w:p w:rsidR="00000000" w:rsidDel="00000000" w:rsidP="00000000" w:rsidRDefault="00000000" w:rsidRPr="00000000" w14:paraId="000007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Function, DOM and Event</w:t>
      </w:r>
    </w:p>
    <w:tbl>
      <w:tblPr>
        <w:tblStyle w:val="Table68"/>
        <w:tblW w:w="86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0"/>
        <w:gridCol w:w="5012"/>
        <w:gridCol w:w="2586"/>
        <w:tblGridChange w:id="0">
          <w:tblGrid>
            <w:gridCol w:w="1060"/>
            <w:gridCol w:w="5012"/>
            <w:gridCol w:w="25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  <w:tc>
          <w:tcPr/>
          <w:p w:rsidR="00000000" w:rsidDel="00000000" w:rsidP="00000000" w:rsidRDefault="00000000" w:rsidRPr="00000000" w14:paraId="0000073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Simple Meaning</w:t>
            </w:r>
          </w:p>
        </w:tc>
        <w:tc>
          <w:tcPr/>
          <w:p w:rsidR="00000000" w:rsidDel="00000000" w:rsidP="00000000" w:rsidRDefault="00000000" w:rsidRPr="00000000" w14:paraId="0000073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 in Our Problem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work should be done?</w:t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showDetails()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Which webpage element should be accessed/changed?</w:t>
            </w:r>
          </w:p>
        </w:tc>
        <w:tc>
          <w:tcPr/>
          <w:p w:rsidR="00000000" w:rsidDel="00000000" w:rsidP="00000000" w:rsidRDefault="00000000" w:rsidRPr="00000000" w14:paraId="000007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getElementById()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When should the work happen?</w:t>
            </w:r>
          </w:p>
        </w:tc>
        <w:tc>
          <w:tcPr/>
          <w:p w:rsidR="00000000" w:rsidDel="00000000" w:rsidP="00000000" w:rsidRDefault="00000000" w:rsidRPr="00000000" w14:paraId="000007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onclick, onchange</w:t>
            </w:r>
          </w:p>
        </w:tc>
      </w:tr>
    </w:tbl>
    <w:p w:rsidR="00000000" w:rsidDel="00000000" w:rsidP="00000000" w:rsidRDefault="00000000" w:rsidRPr="00000000" w14:paraId="000007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9</w:t>
      </w:r>
    </w:p>
    <w:p w:rsidR="00000000" w:rsidDel="00000000" w:rsidP="00000000" w:rsidRDefault="00000000" w:rsidRPr="00000000" w14:paraId="000007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Understand the Problem</w:t>
      </w:r>
    </w:p>
    <w:p w:rsidR="00000000" w:rsidDel="00000000" w:rsidP="00000000" w:rsidRDefault="00000000" w:rsidRPr="00000000" w14:paraId="000007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coding, divide the given problem into smaller tasks.</w:t>
      </w:r>
    </w:p>
    <w:tbl>
      <w:tblPr>
        <w:tblStyle w:val="Table6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0"/>
        <w:gridCol w:w="3908"/>
        <w:gridCol w:w="2128"/>
        <w:tblGridChange w:id="0">
          <w:tblGrid>
            <w:gridCol w:w="2980"/>
            <w:gridCol w:w="3908"/>
            <w:gridCol w:w="21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76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Should the Student Think?</w:t>
            </w:r>
          </w:p>
        </w:tc>
        <w:tc>
          <w:tcPr/>
          <w:p w:rsidR="00000000" w:rsidDel="00000000" w:rsidP="00000000" w:rsidRDefault="00000000" w:rsidRPr="00000000" w14:paraId="0000076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 citizen details</w:t>
            </w:r>
          </w:p>
        </w:tc>
        <w:tc>
          <w:tcPr/>
          <w:p w:rsidR="00000000" w:rsidDel="00000000" w:rsidP="00000000" w:rsidRDefault="00000000" w:rsidRPr="00000000" w14:paraId="0000076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input controls.”</w:t>
            </w:r>
          </w:p>
        </w:tc>
        <w:tc>
          <w:tcPr/>
          <w:p w:rsidR="00000000" w:rsidDel="00000000" w:rsidP="00000000" w:rsidRDefault="00000000" w:rsidRPr="00000000" w14:paraId="000007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Form + DOM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unwanted spaces</w:t>
            </w:r>
          </w:p>
        </w:tc>
        <w:tc>
          <w:tcPr/>
          <w:p w:rsidR="00000000" w:rsidDel="00000000" w:rsidP="00000000" w:rsidRDefault="00000000" w:rsidRPr="00000000" w14:paraId="000007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“The entered text needs cleaning.”</w:t>
            </w:r>
          </w:p>
        </w:tc>
        <w:tc>
          <w:tcPr/>
          <w:p w:rsidR="00000000" w:rsidDel="00000000" w:rsidP="00000000" w:rsidRDefault="00000000" w:rsidRPr="00000000" w14:paraId="000007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text case</w:t>
            </w:r>
          </w:p>
        </w:tc>
        <w:tc>
          <w:tcPr/>
          <w:p w:rsidR="00000000" w:rsidDel="00000000" w:rsidP="00000000" w:rsidRDefault="00000000" w:rsidRPr="00000000" w14:paraId="0000076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to format text.”</w:t>
            </w:r>
          </w:p>
        </w:tc>
        <w:tc>
          <w:tcPr/>
          <w:p w:rsidR="00000000" w:rsidDel="00000000" w:rsidP="00000000" w:rsidRDefault="00000000" w:rsidRPr="00000000" w14:paraId="000007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methods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 complaint categories</w:t>
            </w:r>
          </w:p>
        </w:tc>
        <w:tc>
          <w:tcPr/>
          <w:p w:rsidR="00000000" w:rsidDel="00000000" w:rsidP="00000000" w:rsidRDefault="00000000" w:rsidRPr="00000000" w14:paraId="0000076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have multiple related values.”</w:t>
            </w:r>
          </w:p>
        </w:tc>
        <w:tc>
          <w:tcPr/>
          <w:p w:rsidR="00000000" w:rsidDel="00000000" w:rsidP="00000000" w:rsidRDefault="00000000" w:rsidRPr="00000000" w14:paraId="0000076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category availability</w:t>
            </w:r>
          </w:p>
        </w:tc>
        <w:tc>
          <w:tcPr/>
          <w:p w:rsidR="00000000" w:rsidDel="00000000" w:rsidP="00000000" w:rsidRDefault="00000000" w:rsidRPr="00000000" w14:paraId="000007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to search the array.”</w:t>
            </w:r>
          </w:p>
        </w:tc>
        <w:tc>
          <w:tcPr/>
          <w:p w:rsidR="00000000" w:rsidDel="00000000" w:rsidP="00000000" w:rsidRDefault="00000000" w:rsidRPr="00000000" w14:paraId="0000077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includes() / indexOf()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missing/incorrect details</w:t>
            </w:r>
          </w:p>
        </w:tc>
        <w:tc>
          <w:tcPr/>
          <w:p w:rsidR="00000000" w:rsidDel="00000000" w:rsidP="00000000" w:rsidRDefault="00000000" w:rsidRPr="00000000" w14:paraId="0000077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“Input must be verified before accepting.”</w:t>
            </w:r>
          </w:p>
        </w:tc>
        <w:tc>
          <w:tcPr/>
          <w:p w:rsidR="00000000" w:rsidDel="00000000" w:rsidP="00000000" w:rsidRDefault="00000000" w:rsidRPr="00000000" w14:paraId="0000077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Complaint ID</w:t>
            </w:r>
          </w:p>
        </w:tc>
        <w:tc>
          <w:tcPr/>
          <w:p w:rsidR="00000000" w:rsidDel="00000000" w:rsidP="00000000" w:rsidRDefault="00000000" w:rsidRPr="00000000" w14:paraId="0000077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an automatic random number.”</w:t>
            </w:r>
          </w:p>
        </w:tc>
        <w:tc>
          <w:tcPr/>
          <w:p w:rsidR="00000000" w:rsidDel="00000000" w:rsidP="00000000" w:rsidRDefault="00000000" w:rsidRPr="00000000" w14:paraId="0000077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 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 current date</w:t>
            </w:r>
          </w:p>
        </w:tc>
        <w:tc>
          <w:tcPr/>
          <w:p w:rsidR="00000000" w:rsidDel="00000000" w:rsidP="00000000" w:rsidRDefault="00000000" w:rsidRPr="00000000" w14:paraId="0000077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today's date.”</w:t>
            </w:r>
          </w:p>
        </w:tc>
        <w:tc>
          <w:tcPr/>
          <w:p w:rsidR="00000000" w:rsidDel="00000000" w:rsidP="00000000" w:rsidRDefault="00000000" w:rsidRPr="00000000" w14:paraId="0000077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 complaint details</w:t>
            </w:r>
          </w:p>
        </w:tc>
        <w:tc>
          <w:tcPr/>
          <w:p w:rsidR="00000000" w:rsidDel="00000000" w:rsidP="00000000" w:rsidRDefault="00000000" w:rsidRPr="00000000" w14:paraId="0000077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“Data should remain in the browser.”</w:t>
            </w:r>
          </w:p>
        </w:tc>
        <w:tc>
          <w:tcPr/>
          <w:p w:rsidR="00000000" w:rsidDel="00000000" w:rsidP="00000000" w:rsidRDefault="00000000" w:rsidRPr="00000000" w14:paraId="0000077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saved complaint</w:t>
            </w:r>
          </w:p>
        </w:tc>
        <w:tc>
          <w:tcPr/>
          <w:p w:rsidR="00000000" w:rsidDel="00000000" w:rsidP="00000000" w:rsidRDefault="00000000" w:rsidRPr="00000000" w14:paraId="0000077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to retrieve stored data.”</w:t>
            </w:r>
          </w:p>
        </w:tc>
        <w:tc>
          <w:tcPr/>
          <w:p w:rsidR="00000000" w:rsidDel="00000000" w:rsidP="00000000" w:rsidRDefault="00000000" w:rsidRPr="00000000" w14:paraId="0000078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getItem()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 unexpected problem</w:t>
            </w:r>
          </w:p>
        </w:tc>
        <w:tc>
          <w:tcPr/>
          <w:p w:rsidR="00000000" w:rsidDel="00000000" w:rsidP="00000000" w:rsidRDefault="00000000" w:rsidRPr="00000000" w14:paraId="0000078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“The page should not stop abruptly.”</w:t>
            </w:r>
          </w:p>
        </w:tc>
        <w:tc>
          <w:tcPr/>
          <w:p w:rsidR="00000000" w:rsidDel="00000000" w:rsidP="00000000" w:rsidRDefault="00000000" w:rsidRPr="00000000" w14:paraId="0000078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try...catch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 result on webpage</w:t>
            </w:r>
          </w:p>
        </w:tc>
        <w:tc>
          <w:tcPr/>
          <w:p w:rsidR="00000000" w:rsidDel="00000000" w:rsidP="00000000" w:rsidRDefault="00000000" w:rsidRPr="00000000" w14:paraId="0000078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to update HTML content.”</w:t>
            </w:r>
          </w:p>
        </w:tc>
        <w:tc>
          <w:tcPr/>
          <w:p w:rsidR="00000000" w:rsidDel="00000000" w:rsidP="00000000" w:rsidRDefault="00000000" w:rsidRPr="00000000" w14:paraId="0000078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 + innerHTML</w:t>
            </w:r>
          </w:p>
        </w:tc>
      </w:tr>
    </w:tbl>
    <w:p w:rsidR="00000000" w:rsidDel="00000000" w:rsidP="00000000" w:rsidRDefault="00000000" w:rsidRPr="00000000" w14:paraId="000007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String – Processing Citizen Input</w:t>
      </w:r>
    </w:p>
    <w:p w:rsidR="00000000" w:rsidDel="00000000" w:rsidP="00000000" w:rsidRDefault="00000000" w:rsidRPr="00000000" w14:paraId="000007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represents textual data. Week 9 uses string methods to clean and format citizen-entered information.</w:t>
      </w:r>
    </w:p>
    <w:tbl>
      <w:tblPr>
        <w:tblStyle w:val="Table70"/>
        <w:tblW w:w="80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0"/>
        <w:gridCol w:w="2067"/>
        <w:gridCol w:w="4017"/>
        <w:tblGridChange w:id="0">
          <w:tblGrid>
            <w:gridCol w:w="1960"/>
            <w:gridCol w:w="2067"/>
            <w:gridCol w:w="40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 / Property</w:t>
            </w:r>
          </w:p>
        </w:tc>
        <w:tc>
          <w:tcPr/>
          <w:p w:rsidR="00000000" w:rsidDel="00000000" w:rsidP="00000000" w:rsidRDefault="00000000" w:rsidRPr="00000000" w14:paraId="0000078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78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in the Problem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8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name.length</w:t>
            </w:r>
          </w:p>
        </w:tc>
        <w:tc>
          <w:tcPr/>
          <w:p w:rsidR="00000000" w:rsidDel="00000000" w:rsidP="00000000" w:rsidRDefault="00000000" w:rsidRPr="00000000" w14:paraId="0000078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number of characters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trim()</w:t>
            </w:r>
          </w:p>
        </w:tc>
        <w:tc>
          <w:tcPr/>
          <w:p w:rsidR="00000000" w:rsidDel="00000000" w:rsidP="00000000" w:rsidRDefault="00000000" w:rsidRPr="00000000" w14:paraId="0000079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name.trim()</w:t>
            </w:r>
          </w:p>
        </w:tc>
        <w:tc>
          <w:tcPr/>
          <w:p w:rsidR="00000000" w:rsidDel="00000000" w:rsidP="00000000" w:rsidRDefault="00000000" w:rsidRPr="00000000" w14:paraId="0000079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unwanted spaces at beginning/end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toUpperCase()</w:t>
            </w:r>
          </w:p>
        </w:tc>
        <w:tc>
          <w:tcPr/>
          <w:p w:rsidR="00000000" w:rsidDel="00000000" w:rsidP="00000000" w:rsidRDefault="00000000" w:rsidRPr="00000000" w14:paraId="0000079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name.toUpperCase()</w:t>
            </w:r>
          </w:p>
        </w:tc>
        <w:tc>
          <w:tcPr/>
          <w:p w:rsidR="00000000" w:rsidDel="00000000" w:rsidP="00000000" w:rsidRDefault="00000000" w:rsidRPr="00000000" w14:paraId="0000079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Convert text to uppercase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toLowerCase()</w:t>
            </w:r>
          </w:p>
        </w:tc>
        <w:tc>
          <w:tcPr/>
          <w:p w:rsidR="00000000" w:rsidDel="00000000" w:rsidP="00000000" w:rsidRDefault="00000000" w:rsidRPr="00000000" w14:paraId="0000079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name.toLowerCase()</w:t>
            </w:r>
          </w:p>
        </w:tc>
        <w:tc>
          <w:tcPr/>
          <w:p w:rsidR="00000000" w:rsidDel="00000000" w:rsidP="00000000" w:rsidRDefault="00000000" w:rsidRPr="00000000" w14:paraId="0000079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Convert text to lowercase</w:t>
            </w:r>
          </w:p>
        </w:tc>
      </w:tr>
    </w:tbl>
    <w:p w:rsidR="00000000" w:rsidDel="00000000" w:rsidP="00000000" w:rsidRDefault="00000000" w:rsidRPr="00000000" w14:paraId="000007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Problem-Solving Example</w:t>
      </w:r>
    </w:p>
    <w:p w:rsidR="00000000" w:rsidDel="00000000" w:rsidP="00000000" w:rsidRDefault="00000000" w:rsidRPr="00000000" w14:paraId="000007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 the citizen enters:</w:t>
      </w:r>
    </w:p>
    <w:p w:rsidR="00000000" w:rsidDel="00000000" w:rsidP="00000000" w:rsidRDefault="00000000" w:rsidRPr="00000000" w14:paraId="000007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 RAVI KUMAR "</w:t>
      </w:r>
    </w:p>
    <w:tbl>
      <w:tblPr>
        <w:tblStyle w:val="Table71"/>
        <w:tblW w:w="5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9"/>
        <w:gridCol w:w="2067"/>
        <w:gridCol w:w="2122"/>
        <w:tblGridChange w:id="0">
          <w:tblGrid>
            <w:gridCol w:w="1579"/>
            <w:gridCol w:w="2067"/>
            <w:gridCol w:w="21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79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79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Original</w:t>
            </w:r>
          </w:p>
        </w:tc>
        <w:tc>
          <w:tcPr/>
          <w:p w:rsidR="00000000" w:rsidDel="00000000" w:rsidP="00000000" w:rsidRDefault="00000000" w:rsidRPr="00000000" w14:paraId="000007A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 input</w:t>
            </w:r>
          </w:p>
        </w:tc>
        <w:tc>
          <w:tcPr/>
          <w:p w:rsidR="00000000" w:rsidDel="00000000" w:rsidP="00000000" w:rsidRDefault="00000000" w:rsidRPr="00000000" w14:paraId="000007A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 RAVI KUMAR 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spaces</w:t>
            </w:r>
          </w:p>
        </w:tc>
        <w:tc>
          <w:tcPr/>
          <w:p w:rsidR="00000000" w:rsidDel="00000000" w:rsidP="00000000" w:rsidRDefault="00000000" w:rsidRPr="00000000" w14:paraId="000007A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name.trim()</w:t>
            </w:r>
          </w:p>
        </w:tc>
        <w:tc>
          <w:tcPr/>
          <w:p w:rsidR="00000000" w:rsidDel="00000000" w:rsidP="00000000" w:rsidRDefault="00000000" w:rsidRPr="00000000" w14:paraId="000007A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"RAVI KUMAR"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Lowercase</w:t>
            </w:r>
          </w:p>
        </w:tc>
        <w:tc>
          <w:tcPr/>
          <w:p w:rsidR="00000000" w:rsidDel="00000000" w:rsidP="00000000" w:rsidRDefault="00000000" w:rsidRPr="00000000" w14:paraId="000007A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name.toLowerCase()</w:t>
            </w:r>
          </w:p>
        </w:tc>
        <w:tc>
          <w:tcPr/>
          <w:p w:rsidR="00000000" w:rsidDel="00000000" w:rsidP="00000000" w:rsidRDefault="00000000" w:rsidRPr="00000000" w14:paraId="000007A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 ravi kumar 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Uppercase</w:t>
            </w:r>
          </w:p>
        </w:tc>
        <w:tc>
          <w:tcPr/>
          <w:p w:rsidR="00000000" w:rsidDel="00000000" w:rsidP="00000000" w:rsidRDefault="00000000" w:rsidRPr="00000000" w14:paraId="000007A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name.toUpperCase()</w:t>
            </w:r>
          </w:p>
        </w:tc>
        <w:tc>
          <w:tcPr/>
          <w:p w:rsidR="00000000" w:rsidDel="00000000" w:rsidP="00000000" w:rsidRDefault="00000000" w:rsidRPr="00000000" w14:paraId="000007A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 RAVI KUMAR 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length</w:t>
            </w:r>
          </w:p>
        </w:tc>
        <w:tc>
          <w:tcPr/>
          <w:p w:rsidR="00000000" w:rsidDel="00000000" w:rsidP="00000000" w:rsidRDefault="00000000" w:rsidRPr="00000000" w14:paraId="000007A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name.length</w:t>
            </w:r>
          </w:p>
        </w:tc>
        <w:tc>
          <w:tcPr/>
          <w:p w:rsidR="00000000" w:rsidDel="00000000" w:rsidP="00000000" w:rsidRDefault="00000000" w:rsidRPr="00000000" w14:paraId="000007A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characters</w:t>
            </w:r>
          </w:p>
        </w:tc>
      </w:tr>
    </w:tbl>
    <w:p w:rsidR="00000000" w:rsidDel="00000000" w:rsidP="00000000" w:rsidRDefault="00000000" w:rsidRPr="00000000" w14:paraId="000007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 Clue</w:t>
      </w:r>
    </w:p>
    <w:p w:rsidR="00000000" w:rsidDel="00000000" w:rsidP="00000000" w:rsidRDefault="00000000" w:rsidRPr="00000000" w14:paraId="000007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name = document.getElementById("citizenName").value;</w:t>
      </w:r>
    </w:p>
    <w:p w:rsidR="00000000" w:rsidDel="00000000" w:rsidP="00000000" w:rsidRDefault="00000000" w:rsidRPr="00000000" w14:paraId="000007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= name.trim();</w:t>
      </w:r>
    </w:p>
    <w:p w:rsidR="00000000" w:rsidDel="00000000" w:rsidP="00000000" w:rsidRDefault="00000000" w:rsidRPr="00000000" w14:paraId="000007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Problem-Solving Rule</w:t>
      </w:r>
    </w:p>
    <w:p w:rsidR="00000000" w:rsidDel="00000000" w:rsidP="00000000" w:rsidRDefault="00000000" w:rsidRPr="00000000" w14:paraId="000007B2">
      <w:pPr>
        <w:jc w:val="center"/>
        <w:rPr>
          <w:rFonts w:ascii="Times New Roman" w:cs="Times New Roman" w:eastAsia="Times New Roman" w:hAnsi="Times New Roman"/>
        </w:rPr>
      </w:pPr>
      <w:sdt>
        <w:sdtPr>
          <w:id w:val="2052776025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Text Input → Clean → Validate → Process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Array Methods – Complaint Categories</w:t>
      </w:r>
    </w:p>
    <w:p w:rsidR="00000000" w:rsidDel="00000000" w:rsidP="00000000" w:rsidRDefault="00000000" w:rsidRPr="00000000" w14:paraId="000007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Complaint categories can be maintained as an array.</w:t>
      </w:r>
    </w:p>
    <w:p w:rsidR="00000000" w:rsidDel="00000000" w:rsidP="00000000" w:rsidRDefault="00000000" w:rsidRPr="00000000" w14:paraId="000007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categories = [</w:t>
      </w:r>
    </w:p>
    <w:p w:rsidR="00000000" w:rsidDel="00000000" w:rsidP="00000000" w:rsidRDefault="00000000" w:rsidRPr="00000000" w14:paraId="000007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"Road Damage",</w:t>
      </w:r>
    </w:p>
    <w:p w:rsidR="00000000" w:rsidDel="00000000" w:rsidP="00000000" w:rsidRDefault="00000000" w:rsidRPr="00000000" w14:paraId="000007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"Garbage",</w:t>
      </w:r>
    </w:p>
    <w:p w:rsidR="00000000" w:rsidDel="00000000" w:rsidP="00000000" w:rsidRDefault="00000000" w:rsidRPr="00000000" w14:paraId="000007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"Drainage",</w:t>
      </w:r>
    </w:p>
    <w:p w:rsidR="00000000" w:rsidDel="00000000" w:rsidP="00000000" w:rsidRDefault="00000000" w:rsidRPr="00000000" w14:paraId="000007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"Street Light",</w:t>
      </w:r>
    </w:p>
    <w:p w:rsidR="00000000" w:rsidDel="00000000" w:rsidP="00000000" w:rsidRDefault="00000000" w:rsidRPr="00000000" w14:paraId="000007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"Other"</w:t>
      </w:r>
    </w:p>
    <w:p w:rsidR="00000000" w:rsidDel="00000000" w:rsidP="00000000" w:rsidRDefault="00000000" w:rsidRPr="00000000" w14:paraId="000007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];</w:t>
      </w:r>
    </w:p>
    <w:tbl>
      <w:tblPr>
        <w:tblStyle w:val="Table72"/>
        <w:tblW w:w="702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6"/>
        <w:gridCol w:w="3016"/>
        <w:gridCol w:w="2911"/>
        <w:tblGridChange w:id="0">
          <w:tblGrid>
            <w:gridCol w:w="1096"/>
            <w:gridCol w:w="3016"/>
            <w:gridCol w:w="29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7B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7B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push()</w:t>
            </w:r>
          </w:p>
        </w:tc>
        <w:tc>
          <w:tcPr/>
          <w:p w:rsidR="00000000" w:rsidDel="00000000" w:rsidP="00000000" w:rsidRDefault="00000000" w:rsidRPr="00000000" w14:paraId="000007C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categories.push("Water");</w:t>
            </w:r>
          </w:p>
        </w:tc>
        <w:tc>
          <w:tcPr/>
          <w:p w:rsidR="00000000" w:rsidDel="00000000" w:rsidP="00000000" w:rsidRDefault="00000000" w:rsidRPr="00000000" w14:paraId="000007C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pop()</w:t>
            </w:r>
          </w:p>
        </w:tc>
        <w:tc>
          <w:tcPr/>
          <w:p w:rsidR="00000000" w:rsidDel="00000000" w:rsidP="00000000" w:rsidRDefault="00000000" w:rsidRPr="00000000" w14:paraId="000007C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categories.pop();</w:t>
            </w:r>
          </w:p>
        </w:tc>
        <w:tc>
          <w:tcPr/>
          <w:p w:rsidR="00000000" w:rsidDel="00000000" w:rsidP="00000000" w:rsidRDefault="00000000" w:rsidRPr="00000000" w14:paraId="000007C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last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includes()</w:t>
            </w:r>
          </w:p>
        </w:tc>
        <w:tc>
          <w:tcPr/>
          <w:p w:rsidR="00000000" w:rsidDel="00000000" w:rsidP="00000000" w:rsidRDefault="00000000" w:rsidRPr="00000000" w14:paraId="000007C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categories.includes("Garbage")</w:t>
            </w:r>
          </w:p>
        </w:tc>
        <w:tc>
          <w:tcPr/>
          <w:p w:rsidR="00000000" w:rsidDel="00000000" w:rsidP="00000000" w:rsidRDefault="00000000" w:rsidRPr="00000000" w14:paraId="000007C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whether category exists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indexOf()</w:t>
            </w:r>
          </w:p>
        </w:tc>
        <w:tc>
          <w:tcPr/>
          <w:p w:rsidR="00000000" w:rsidDel="00000000" w:rsidP="00000000" w:rsidRDefault="00000000" w:rsidRPr="00000000" w14:paraId="000007C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categories.indexOf("Drainage")</w:t>
            </w:r>
          </w:p>
        </w:tc>
        <w:tc>
          <w:tcPr/>
          <w:p w:rsidR="00000000" w:rsidDel="00000000" w:rsidP="00000000" w:rsidRDefault="00000000" w:rsidRPr="00000000" w14:paraId="000007C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category position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7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categories.length</w:t>
            </w:r>
          </w:p>
        </w:tc>
        <w:tc>
          <w:tcPr/>
          <w:p w:rsidR="00000000" w:rsidDel="00000000" w:rsidP="00000000" w:rsidRDefault="00000000" w:rsidRPr="00000000" w14:paraId="000007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number of categories</w:t>
            </w:r>
          </w:p>
        </w:tc>
      </w:tr>
    </w:tbl>
    <w:p w:rsidR="00000000" w:rsidDel="00000000" w:rsidP="00000000" w:rsidRDefault="00000000" w:rsidRPr="00000000" w14:paraId="000007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includes() – Check Whether Data Exists</w:t>
      </w:r>
    </w:p>
    <w:p w:rsidR="00000000" w:rsidDel="00000000" w:rsidP="00000000" w:rsidRDefault="00000000" w:rsidRPr="00000000" w14:paraId="000007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includes() returns true if a value exists in an array; otherwise it returns false.</w:t>
      </w:r>
    </w:p>
    <w:tbl>
      <w:tblPr>
        <w:tblStyle w:val="Table73"/>
        <w:tblW w:w="4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815"/>
        <w:tblGridChange w:id="0">
          <w:tblGrid>
            <w:gridCol w:w="3475"/>
            <w:gridCol w:w="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7D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categories.includes("Garbage")</w:t>
            </w:r>
          </w:p>
        </w:tc>
        <w:tc>
          <w:tcPr/>
          <w:p w:rsidR="00000000" w:rsidDel="00000000" w:rsidP="00000000" w:rsidRDefault="00000000" w:rsidRPr="00000000" w14:paraId="000007D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categories.includes("Road Damage")</w:t>
            </w:r>
          </w:p>
        </w:tc>
        <w:tc>
          <w:tcPr/>
          <w:p w:rsidR="00000000" w:rsidDel="00000000" w:rsidP="00000000" w:rsidRDefault="00000000" w:rsidRPr="00000000" w14:paraId="000007D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categories.includes("Electricity")</w:t>
            </w:r>
          </w:p>
        </w:tc>
        <w:tc>
          <w:tcPr/>
          <w:p w:rsidR="00000000" w:rsidDel="00000000" w:rsidP="00000000" w:rsidRDefault="00000000" w:rsidRPr="00000000" w14:paraId="000007D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7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Problem-Solving Pattern</w:t>
      </w:r>
    </w:p>
    <w:p w:rsidR="00000000" w:rsidDel="00000000" w:rsidP="00000000" w:rsidRDefault="00000000" w:rsidRPr="00000000" w14:paraId="000007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(categories.includes(category)) {</w:t>
      </w:r>
    </w:p>
    <w:p w:rsidR="00000000" w:rsidDel="00000000" w:rsidP="00000000" w:rsidRDefault="00000000" w:rsidRPr="00000000" w14:paraId="000007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category is available</w:t>
      </w:r>
    </w:p>
    <w:p w:rsidR="00000000" w:rsidDel="00000000" w:rsidP="00000000" w:rsidRDefault="00000000" w:rsidRPr="00000000" w14:paraId="000007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7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Times New Roman" w:cs="Times New Roman" w:eastAsia="Times New Roman" w:hAnsi="Times New Roman"/>
        </w:rPr>
      </w:pPr>
      <w:sdt>
        <w:sdtPr>
          <w:id w:val="-494452283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Need to know “Does this value exist?” → use includes()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indexOf() – Find the Position</w:t>
      </w:r>
    </w:p>
    <w:p w:rsidR="00000000" w:rsidDel="00000000" w:rsidP="00000000" w:rsidRDefault="00000000" w:rsidRPr="00000000" w14:paraId="000007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indexOf() returns the position of an item.</w:t>
      </w:r>
    </w:p>
    <w:tbl>
      <w:tblPr>
        <w:tblStyle w:val="Table74"/>
        <w:tblW w:w="50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63"/>
        <w:gridCol w:w="1628"/>
        <w:tblGridChange w:id="0">
          <w:tblGrid>
            <w:gridCol w:w="3463"/>
            <w:gridCol w:w="1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7E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Possible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categories.indexOf("Road Damage")</w:t>
            </w:r>
          </w:p>
        </w:tc>
        <w:tc>
          <w:tcPr/>
          <w:p w:rsidR="00000000" w:rsidDel="00000000" w:rsidP="00000000" w:rsidRDefault="00000000" w:rsidRPr="00000000" w14:paraId="000007E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categories.indexOf("Garbage")</w:t>
            </w:r>
          </w:p>
        </w:tc>
        <w:tc>
          <w:tcPr/>
          <w:p w:rsidR="00000000" w:rsidDel="00000000" w:rsidP="00000000" w:rsidRDefault="00000000" w:rsidRPr="00000000" w14:paraId="000007E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categories.indexOf("Drainage")</w:t>
            </w:r>
          </w:p>
        </w:tc>
        <w:tc>
          <w:tcPr/>
          <w:p w:rsidR="00000000" w:rsidDel="00000000" w:rsidP="00000000" w:rsidRDefault="00000000" w:rsidRPr="00000000" w14:paraId="000007E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 not found</w:t>
            </w:r>
          </w:p>
        </w:tc>
        <w:tc>
          <w:tcPr/>
          <w:p w:rsidR="00000000" w:rsidDel="00000000" w:rsidP="00000000" w:rsidRDefault="00000000" w:rsidRPr="00000000" w14:paraId="000007E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</w:t>
            </w:r>
          </w:p>
        </w:tc>
      </w:tr>
    </w:tbl>
    <w:p w:rsidR="00000000" w:rsidDel="00000000" w:rsidP="00000000" w:rsidRDefault="00000000" w:rsidRPr="00000000" w14:paraId="000007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Rule</w:t>
      </w:r>
    </w:p>
    <w:p w:rsidR="00000000" w:rsidDel="00000000" w:rsidP="00000000" w:rsidRDefault="00000000" w:rsidRPr="00000000" w14:paraId="000007EF">
      <w:pPr>
        <w:rPr>
          <w:rFonts w:ascii="Times New Roman" w:cs="Times New Roman" w:eastAsia="Times New Roman" w:hAnsi="Times New Roman"/>
        </w:rPr>
      </w:pPr>
      <w:sdt>
        <w:sdtPr>
          <w:id w:val="-87889081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Need to know “Where is this value?” → use indexOf()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JavaScript Form Validation</w:t>
      </w:r>
    </w:p>
    <w:p w:rsidR="00000000" w:rsidDel="00000000" w:rsidP="00000000" w:rsidRDefault="00000000" w:rsidRPr="00000000" w14:paraId="000007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checks whether user-entered information is acceptable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 processing or saving 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75"/>
        <w:tblW w:w="61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8"/>
        <w:gridCol w:w="2874"/>
        <w:gridCol w:w="1634"/>
        <w:tblGridChange w:id="0">
          <w:tblGrid>
            <w:gridCol w:w="1628"/>
            <w:gridCol w:w="2874"/>
            <w:gridCol w:w="16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7F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Should Be Checked?</w:t>
            </w:r>
          </w:p>
        </w:tc>
        <w:tc>
          <w:tcPr/>
          <w:p w:rsidR="00000000" w:rsidDel="00000000" w:rsidP="00000000" w:rsidRDefault="00000000" w:rsidRPr="00000000" w14:paraId="000007F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Logic Idea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 Name</w:t>
            </w:r>
          </w:p>
        </w:tc>
        <w:tc>
          <w:tcPr/>
          <w:p w:rsidR="00000000" w:rsidDel="00000000" w:rsidP="00000000" w:rsidRDefault="00000000" w:rsidRPr="00000000" w14:paraId="000007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not be empty</w:t>
            </w:r>
          </w:p>
        </w:tc>
        <w:tc>
          <w:tcPr/>
          <w:p w:rsidR="00000000" w:rsidDel="00000000" w:rsidP="00000000" w:rsidRDefault="00000000" w:rsidRPr="00000000" w14:paraId="000007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== ""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7F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not be empty</w:t>
            </w:r>
          </w:p>
        </w:tc>
        <w:tc>
          <w:tcPr/>
          <w:p w:rsidR="00000000" w:rsidDel="00000000" w:rsidP="00000000" w:rsidRDefault="00000000" w:rsidRPr="00000000" w14:paraId="000007F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== ""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7F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contain required digits</w:t>
            </w:r>
          </w:p>
        </w:tc>
        <w:tc>
          <w:tcPr/>
          <w:p w:rsidR="00000000" w:rsidDel="00000000" w:rsidP="00000000" w:rsidRDefault="00000000" w:rsidRPr="00000000" w14:paraId="000007F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mobile.length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80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be selected</w:t>
            </w:r>
          </w:p>
        </w:tc>
        <w:tc>
          <w:tcPr/>
          <w:p w:rsidR="00000000" w:rsidDel="00000000" w:rsidP="00000000" w:rsidRDefault="00000000" w:rsidRPr="00000000" w14:paraId="0000080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.value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80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not be empty</w:t>
            </w:r>
          </w:p>
        </w:tc>
        <w:tc>
          <w:tcPr/>
          <w:p w:rsidR="00000000" w:rsidDel="00000000" w:rsidP="00000000" w:rsidRDefault="00000000" w:rsidRPr="00000000" w14:paraId="0000080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complaint == ""</w:t>
            </w:r>
          </w:p>
        </w:tc>
      </w:tr>
    </w:tbl>
    <w:p w:rsidR="00000000" w:rsidDel="00000000" w:rsidP="00000000" w:rsidRDefault="00000000" w:rsidRPr="00000000" w14:paraId="000008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Simple Validation Pattern</w:t>
      </w:r>
    </w:p>
    <w:p w:rsidR="00000000" w:rsidDel="00000000" w:rsidP="00000000" w:rsidRDefault="00000000" w:rsidRPr="00000000" w14:paraId="000008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(name == "") {</w:t>
      </w:r>
    </w:p>
    <w:p w:rsidR="00000000" w:rsidDel="00000000" w:rsidP="00000000" w:rsidRDefault="00000000" w:rsidRPr="00000000" w14:paraId="000008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display error message</w:t>
      </w:r>
    </w:p>
    <w:p w:rsidR="00000000" w:rsidDel="00000000" w:rsidP="00000000" w:rsidRDefault="00000000" w:rsidRPr="00000000" w14:paraId="000008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8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checks can use concepts already learned:</w:t>
      </w:r>
    </w:p>
    <w:p w:rsidR="00000000" w:rsidDel="00000000" w:rsidP="00000000" w:rsidRDefault="00000000" w:rsidRPr="00000000" w14:paraId="000008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(name == "" || mobile == "") {</w:t>
      </w:r>
    </w:p>
    <w:p w:rsidR="00000000" w:rsidDel="00000000" w:rsidP="00000000" w:rsidRDefault="00000000" w:rsidRPr="00000000" w14:paraId="000008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display message</w:t>
      </w:r>
    </w:p>
    <w:p w:rsidR="00000000" w:rsidDel="00000000" w:rsidP="00000000" w:rsidRDefault="00000000" w:rsidRPr="00000000" w14:paraId="000008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8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Validation Flow</w:t>
      </w:r>
    </w:p>
    <w:tbl>
      <w:tblPr>
        <w:tblStyle w:val="Table76"/>
        <w:tblW w:w="3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3173"/>
        <w:tblGridChange w:id="0">
          <w:tblGrid>
            <w:gridCol w:w="632"/>
            <w:gridCol w:w="3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80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input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1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unnecessary spaces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1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required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1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85495998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If incorrect → show error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1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867931316"/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If correct → continue registration</w:t>
                </w:r>
              </w:sdtContent>
            </w:sdt>
          </w:p>
        </w:tc>
      </w:tr>
    </w:tbl>
    <w:p w:rsidR="00000000" w:rsidDel="00000000" w:rsidP="00000000" w:rsidRDefault="00000000" w:rsidRPr="00000000" w14:paraId="000008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Problem-Solving Rule</w:t>
      </w:r>
    </w:p>
    <w:p w:rsidR="00000000" w:rsidDel="00000000" w:rsidP="00000000" w:rsidRDefault="00000000" w:rsidRPr="00000000" w14:paraId="0000081B">
      <w:pPr>
        <w:rPr>
          <w:rFonts w:ascii="Times New Roman" w:cs="Times New Roman" w:eastAsia="Times New Roman" w:hAnsi="Times New Roman"/>
        </w:rPr>
      </w:pPr>
      <w:sdt>
        <w:sdtPr>
          <w:id w:val="-1538435283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READ → CLEAN → CHECK → ACCEPT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Math Object</w:t>
      </w:r>
    </w:p>
    <w:p w:rsidR="00000000" w:rsidDel="00000000" w:rsidP="00000000" w:rsidRDefault="00000000" w:rsidRPr="00000000" w14:paraId="000008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provides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 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mathematical operations.</w:t>
      </w:r>
    </w:p>
    <w:tbl>
      <w:tblPr>
        <w:tblStyle w:val="Table77"/>
        <w:tblW w:w="76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4"/>
        <w:gridCol w:w="1671"/>
        <w:gridCol w:w="4432"/>
        <w:tblGridChange w:id="0">
          <w:tblGrid>
            <w:gridCol w:w="1554"/>
            <w:gridCol w:w="1671"/>
            <w:gridCol w:w="44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82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82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Math.random()</w:t>
            </w:r>
          </w:p>
        </w:tc>
        <w:tc>
          <w:tcPr/>
          <w:p w:rsidR="00000000" w:rsidDel="00000000" w:rsidP="00000000" w:rsidRDefault="00000000" w:rsidRPr="00000000" w14:paraId="000008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Math.random()</w:t>
            </w:r>
          </w:p>
        </w:tc>
        <w:tc>
          <w:tcPr/>
          <w:p w:rsidR="00000000" w:rsidDel="00000000" w:rsidP="00000000" w:rsidRDefault="00000000" w:rsidRPr="00000000" w14:paraId="000008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Generates random decimal from 0 to less than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Math.floor()</w:t>
            </w:r>
          </w:p>
        </w:tc>
        <w:tc>
          <w:tcPr/>
          <w:p w:rsidR="00000000" w:rsidDel="00000000" w:rsidP="00000000" w:rsidRDefault="00000000" w:rsidRPr="00000000" w14:paraId="000008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Math.floor(5.8)</w:t>
            </w:r>
          </w:p>
        </w:tc>
        <w:tc>
          <w:tcPr/>
          <w:p w:rsidR="00000000" w:rsidDel="00000000" w:rsidP="00000000" w:rsidRDefault="00000000" w:rsidRPr="00000000" w14:paraId="000008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Math.round()</w:t>
            </w:r>
          </w:p>
        </w:tc>
        <w:tc>
          <w:tcPr/>
          <w:p w:rsidR="00000000" w:rsidDel="00000000" w:rsidP="00000000" w:rsidRDefault="00000000" w:rsidRPr="00000000" w14:paraId="000008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Math.round(5.6)</w:t>
            </w:r>
          </w:p>
        </w:tc>
        <w:tc>
          <w:tcPr/>
          <w:p w:rsidR="00000000" w:rsidDel="00000000" w:rsidP="00000000" w:rsidRDefault="00000000" w:rsidRPr="00000000" w14:paraId="000008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6</w:t>
            </w:r>
          </w:p>
        </w:tc>
      </w:tr>
    </w:tbl>
    <w:p w:rsidR="00000000" w:rsidDel="00000000" w:rsidP="00000000" w:rsidRDefault="00000000" w:rsidRPr="00000000" w14:paraId="000008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Generate a Simple Complaint ID</w:t>
      </w:r>
    </w:p>
    <w:p w:rsidR="00000000" w:rsidDel="00000000" w:rsidP="00000000" w:rsidRDefault="00000000" w:rsidRPr="00000000" w14:paraId="000008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complaint needs an automatically generated number.</w:t>
      </w:r>
    </w:p>
    <w:p w:rsidR="00000000" w:rsidDel="00000000" w:rsidP="00000000" w:rsidRDefault="00000000" w:rsidRPr="00000000" w14:paraId="000008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Think in Two Steps</w:t>
      </w:r>
    </w:p>
    <w:tbl>
      <w:tblPr>
        <w:tblStyle w:val="Table78"/>
        <w:tblW w:w="4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2269"/>
        <w:gridCol w:w="1554"/>
        <w:tblGridChange w:id="0">
          <w:tblGrid>
            <w:gridCol w:w="632"/>
            <w:gridCol w:w="2269"/>
            <w:gridCol w:w="15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83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83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random value</w:t>
            </w:r>
          </w:p>
        </w:tc>
        <w:tc>
          <w:tcPr/>
          <w:p w:rsidR="00000000" w:rsidDel="00000000" w:rsidP="00000000" w:rsidRDefault="00000000" w:rsidRPr="00000000" w14:paraId="000008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Math.random()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decimal part</w:t>
            </w:r>
          </w:p>
        </w:tc>
        <w:tc>
          <w:tcPr/>
          <w:p w:rsidR="00000000" w:rsidDel="00000000" w:rsidP="00000000" w:rsidRDefault="00000000" w:rsidRPr="00000000" w14:paraId="000008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Math.floor()</w:t>
            </w:r>
          </w:p>
        </w:tc>
      </w:tr>
    </w:tbl>
    <w:p w:rsidR="00000000" w:rsidDel="00000000" w:rsidP="00000000" w:rsidRDefault="00000000" w:rsidRPr="00000000" w14:paraId="000008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 Clue</w:t>
      </w:r>
    </w:p>
    <w:p w:rsidR="00000000" w:rsidDel="00000000" w:rsidP="00000000" w:rsidRDefault="00000000" w:rsidRPr="00000000" w14:paraId="000008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id = Math.floor(Math.random() * 10000);</w:t>
      </w:r>
    </w:p>
    <w:p w:rsidR="00000000" w:rsidDel="00000000" w:rsidP="00000000" w:rsidRDefault="00000000" w:rsidRPr="00000000" w14:paraId="000008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ID can then be combined with text:</w:t>
      </w:r>
    </w:p>
    <w:p w:rsidR="00000000" w:rsidDel="00000000" w:rsidP="00000000" w:rsidRDefault="00000000" w:rsidRPr="00000000" w14:paraId="000008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complaintId = "CMP" + id;</w:t>
      </w:r>
    </w:p>
    <w:p w:rsidR="00000000" w:rsidDel="00000000" w:rsidP="00000000" w:rsidRDefault="00000000" w:rsidRPr="00000000" w14:paraId="000008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Possible output:</w:t>
      </w:r>
    </w:p>
    <w:p w:rsidR="00000000" w:rsidDel="00000000" w:rsidP="00000000" w:rsidRDefault="00000000" w:rsidRPr="00000000" w14:paraId="000008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CMP4827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Problem-Solving Rule</w:t>
      </w:r>
    </w:p>
    <w:p w:rsidR="00000000" w:rsidDel="00000000" w:rsidP="00000000" w:rsidRDefault="00000000" w:rsidRPr="00000000" w14:paraId="0000083F">
      <w:pPr>
        <w:rPr>
          <w:rFonts w:ascii="Times New Roman" w:cs="Times New Roman" w:eastAsia="Times New Roman" w:hAnsi="Times New Roman"/>
        </w:rPr>
      </w:pPr>
      <w:sdt>
        <w:sdtPr>
          <w:id w:val="-1648312719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Random Number → Remove Decimal → Add Prefix → Complaint 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Date Object</w:t>
      </w:r>
    </w:p>
    <w:p w:rsidR="00000000" w:rsidDel="00000000" w:rsidP="00000000" w:rsidRDefault="00000000" w:rsidRPr="00000000" w14:paraId="000008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used to work with date and time.</w:t>
      </w:r>
    </w:p>
    <w:tbl>
      <w:tblPr>
        <w:tblStyle w:val="Table79"/>
        <w:tblW w:w="41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2259"/>
        <w:tblGridChange w:id="0">
          <w:tblGrid>
            <w:gridCol w:w="1890"/>
            <w:gridCol w:w="22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84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Syntax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current date</w:t>
            </w:r>
          </w:p>
        </w:tc>
        <w:tc>
          <w:tcPr/>
          <w:p w:rsidR="00000000" w:rsidDel="00000000" w:rsidP="00000000" w:rsidRDefault="00000000" w:rsidRPr="00000000" w14:paraId="000008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today = new Date();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day</w:t>
            </w:r>
          </w:p>
        </w:tc>
        <w:tc>
          <w:tcPr/>
          <w:p w:rsidR="00000000" w:rsidDel="00000000" w:rsidP="00000000" w:rsidRDefault="00000000" w:rsidRPr="00000000" w14:paraId="000008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today.getDate()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month</w:t>
            </w:r>
          </w:p>
        </w:tc>
        <w:tc>
          <w:tcPr/>
          <w:p w:rsidR="00000000" w:rsidDel="00000000" w:rsidP="00000000" w:rsidRDefault="00000000" w:rsidRPr="00000000" w14:paraId="000008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today.getMonth()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year</w:t>
            </w:r>
          </w:p>
        </w:tc>
        <w:tc>
          <w:tcPr/>
          <w:p w:rsidR="00000000" w:rsidDel="00000000" w:rsidP="00000000" w:rsidRDefault="00000000" w:rsidRPr="00000000" w14:paraId="000008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today.getFullYear()</w:t>
            </w:r>
          </w:p>
        </w:tc>
      </w:tr>
    </w:tbl>
    <w:p w:rsidR="00000000" w:rsidDel="00000000" w:rsidP="00000000" w:rsidRDefault="00000000" w:rsidRPr="00000000" w14:paraId="000008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 Point</w:t>
      </w:r>
    </w:p>
    <w:tbl>
      <w:tblPr>
        <w:tblStyle w:val="Table80"/>
        <w:tblW w:w="3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2"/>
        <w:gridCol w:w="2068"/>
        <w:tblGridChange w:id="0">
          <w:tblGrid>
            <w:gridCol w:w="1392"/>
            <w:gridCol w:w="20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84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getDate()</w:t>
            </w:r>
          </w:p>
        </w:tc>
        <w:tc>
          <w:tcPr/>
          <w:p w:rsidR="00000000" w:rsidDel="00000000" w:rsidP="00000000" w:rsidRDefault="00000000" w:rsidRPr="00000000" w14:paraId="000008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Gives day of 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getMonth()</w:t>
            </w:r>
          </w:p>
        </w:tc>
        <w:tc>
          <w:tcPr/>
          <w:p w:rsidR="00000000" w:rsidDel="00000000" w:rsidP="00000000" w:rsidRDefault="00000000" w:rsidRPr="00000000" w14:paraId="0000085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January starts from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getFullYear()</w:t>
            </w:r>
          </w:p>
        </w:tc>
        <w:tc>
          <w:tcPr/>
          <w:p w:rsidR="00000000" w:rsidDel="00000000" w:rsidP="00000000" w:rsidRDefault="00000000" w:rsidRPr="00000000" w14:paraId="0000085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Gives four-digit year</w:t>
            </w:r>
          </w:p>
        </w:tc>
      </w:tr>
    </w:tbl>
    <w:p w:rsidR="00000000" w:rsidDel="00000000" w:rsidP="00000000" w:rsidRDefault="00000000" w:rsidRPr="00000000" w14:paraId="000008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for a normal month number:</w:t>
      </w:r>
    </w:p>
    <w:p w:rsidR="00000000" w:rsidDel="00000000" w:rsidP="00000000" w:rsidRDefault="00000000" w:rsidRPr="00000000" w14:paraId="000008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month = today.getMonth() + 1;</w:t>
      </w:r>
    </w:p>
    <w:p w:rsidR="00000000" w:rsidDel="00000000" w:rsidP="00000000" w:rsidRDefault="00000000" w:rsidRPr="00000000" w14:paraId="000008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Build the Complaint Date</w:t>
      </w:r>
    </w:p>
    <w:p w:rsidR="00000000" w:rsidDel="00000000" w:rsidP="00000000" w:rsidRDefault="00000000" w:rsidRPr="00000000" w14:paraId="000008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need to display the registration date.</w:t>
      </w:r>
    </w:p>
    <w:tbl>
      <w:tblPr>
        <w:tblStyle w:val="Table81"/>
        <w:tblW w:w="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3"/>
        <w:gridCol w:w="2092"/>
        <w:tblGridChange w:id="0">
          <w:tblGrid>
            <w:gridCol w:w="803"/>
            <w:gridCol w:w="20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85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Obtain Using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8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today.getDate()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86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today.getMonth() + 1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86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today.getFullYear()</w:t>
            </w:r>
          </w:p>
        </w:tc>
      </w:tr>
    </w:tbl>
    <w:p w:rsidR="00000000" w:rsidDel="00000000" w:rsidP="00000000" w:rsidRDefault="00000000" w:rsidRPr="00000000" w14:paraId="000008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Construction Clue</w:t>
      </w:r>
    </w:p>
    <w:p w:rsidR="00000000" w:rsidDel="00000000" w:rsidP="00000000" w:rsidRDefault="00000000" w:rsidRPr="00000000" w14:paraId="000008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complaintDate =</w:t>
      </w:r>
    </w:p>
    <w:p w:rsidR="00000000" w:rsidDel="00000000" w:rsidP="00000000" w:rsidRDefault="00000000" w:rsidRPr="00000000" w14:paraId="000008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day + "/" + month + "/" + year;</w:t>
      </w:r>
    </w:p>
    <w:p w:rsidR="00000000" w:rsidDel="00000000" w:rsidP="00000000" w:rsidRDefault="00000000" w:rsidRPr="00000000" w14:paraId="000008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Possible output: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31/8/2026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Problem-Solving Rule</w:t>
      </w:r>
    </w:p>
    <w:p w:rsidR="00000000" w:rsidDel="00000000" w:rsidP="00000000" w:rsidRDefault="00000000" w:rsidRPr="00000000" w14:paraId="00000868">
      <w:pPr>
        <w:rPr>
          <w:rFonts w:ascii="Times New Roman" w:cs="Times New Roman" w:eastAsia="Times New Roman" w:hAnsi="Times New Roman"/>
        </w:rPr>
      </w:pPr>
      <w:sdt>
        <w:sdtPr>
          <w:id w:val="1863073389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Create Date → Extract Day/Month/Year → Combine → Display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Local Storage – Why Is It Required?</w:t>
      </w:r>
    </w:p>
    <w:p w:rsidR="00000000" w:rsidDel="00000000" w:rsidP="00000000" w:rsidRDefault="00000000" w:rsidRPr="00000000" w14:paraId="000008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Normally, a JavaScript variable does not provide persistent browser storage when the webpage is closed/reloaded.</w:t>
      </w:r>
    </w:p>
    <w:p w:rsidR="00000000" w:rsidDel="00000000" w:rsidP="00000000" w:rsidRDefault="00000000" w:rsidRPr="00000000" w14:paraId="000008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this experiment, the citizen's basic complaint information can be stored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82"/>
        <w:tblW w:w="40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7"/>
        <w:gridCol w:w="2580"/>
        <w:tblGridChange w:id="0">
          <w:tblGrid>
            <w:gridCol w:w="1447"/>
            <w:gridCol w:w="2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86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 data</w:t>
            </w:r>
          </w:p>
        </w:tc>
        <w:tc>
          <w:tcPr/>
          <w:p w:rsidR="00000000" w:rsidDel="00000000" w:rsidP="00000000" w:rsidRDefault="00000000" w:rsidRPr="00000000" w14:paraId="0000087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localStorage.setItem()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 data</w:t>
            </w:r>
          </w:p>
        </w:tc>
        <w:tc>
          <w:tcPr/>
          <w:p w:rsidR="00000000" w:rsidDel="00000000" w:rsidP="00000000" w:rsidRDefault="00000000" w:rsidRPr="00000000" w14:paraId="0000087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localStorage.getItem()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data</w:t>
            </w:r>
          </w:p>
        </w:tc>
        <w:tc>
          <w:tcPr/>
          <w:p w:rsidR="00000000" w:rsidDel="00000000" w:rsidP="00000000" w:rsidRDefault="00000000" w:rsidRPr="00000000" w14:paraId="0000087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localStorage.removeItem()</w:t>
            </w:r>
          </w:p>
        </w:tc>
      </w:tr>
    </w:tbl>
    <w:p w:rsidR="00000000" w:rsidDel="00000000" w:rsidP="00000000" w:rsidRDefault="00000000" w:rsidRPr="00000000" w14:paraId="000008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localStorage.setItem() – Save Data</w:t>
      </w:r>
    </w:p>
    <w:p w:rsidR="00000000" w:rsidDel="00000000" w:rsidP="00000000" w:rsidRDefault="00000000" w:rsidRPr="00000000" w14:paraId="000008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setItem() stores data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key-value pair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83"/>
        <w:tblW w:w="3087.000000000000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9"/>
        <w:gridCol w:w="1628"/>
        <w:tblGridChange w:id="0">
          <w:tblGrid>
            <w:gridCol w:w="1459"/>
            <w:gridCol w:w="1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87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"citizen"</w:t>
            </w:r>
          </w:p>
        </w:tc>
        <w:tc>
          <w:tcPr/>
          <w:p w:rsidR="00000000" w:rsidDel="00000000" w:rsidP="00000000" w:rsidRDefault="00000000" w:rsidRPr="00000000" w14:paraId="0000087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"Ravi Kumar"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"complaintId"</w:t>
            </w:r>
          </w:p>
        </w:tc>
        <w:tc>
          <w:tcPr/>
          <w:p w:rsidR="00000000" w:rsidDel="00000000" w:rsidP="00000000" w:rsidRDefault="00000000" w:rsidRPr="00000000" w14:paraId="0000087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"CMP4827"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"category"</w:t>
            </w:r>
          </w:p>
        </w:tc>
        <w:tc>
          <w:tcPr/>
          <w:p w:rsidR="00000000" w:rsidDel="00000000" w:rsidP="00000000" w:rsidRDefault="00000000" w:rsidRPr="00000000" w14:paraId="0000088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"Garbage"</w:t>
            </w:r>
          </w:p>
        </w:tc>
      </w:tr>
    </w:tbl>
    <w:p w:rsidR="00000000" w:rsidDel="00000000" w:rsidP="00000000" w:rsidRDefault="00000000" w:rsidRPr="00000000" w14:paraId="000008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08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localStorage.setItem("citizen", name);</w:t>
      </w:r>
    </w:p>
    <w:p w:rsidR="00000000" w:rsidDel="00000000" w:rsidP="00000000" w:rsidRDefault="00000000" w:rsidRPr="00000000" w14:paraId="000008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localStorage.setItem("complaintId", complaintId);</w:t>
      </w:r>
    </w:p>
    <w:p w:rsidR="00000000" w:rsidDel="00000000" w:rsidP="00000000" w:rsidRDefault="00000000" w:rsidRPr="00000000" w14:paraId="000008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Think of It As</w:t>
      </w:r>
    </w:p>
    <w:tbl>
      <w:tblPr>
        <w:tblStyle w:val="Table84"/>
        <w:tblW w:w="30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0"/>
        <w:gridCol w:w="436"/>
        <w:gridCol w:w="1298"/>
        <w:tblGridChange w:id="0">
          <w:tblGrid>
            <w:gridCol w:w="1280"/>
            <w:gridCol w:w="436"/>
            <w:gridCol w:w="12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88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sdt>
              <w:sdtPr>
                <w:id w:val="302475885"/>
                <w:tag w:val="goog_rdk_1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rtl w:val="0"/>
                  </w:rPr>
                  <w:t xml:space="preserve">→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88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</w:t>
            </w:r>
          </w:p>
        </w:tc>
        <w:tc>
          <w:tcPr/>
          <w:p w:rsidR="00000000" w:rsidDel="00000000" w:rsidP="00000000" w:rsidRDefault="00000000" w:rsidRPr="00000000" w14:paraId="0000088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911946503"/>
                <w:tag w:val="goog_rdk_1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→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88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Ravi Kumar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complaintId</w:t>
            </w:r>
          </w:p>
        </w:tc>
        <w:tc>
          <w:tcPr/>
          <w:p w:rsidR="00000000" w:rsidDel="00000000" w:rsidP="00000000" w:rsidRDefault="00000000" w:rsidRPr="00000000" w14:paraId="0000088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541458728"/>
                <w:tag w:val="goog_rdk_1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→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88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CMP4827</w:t>
            </w:r>
          </w:p>
        </w:tc>
      </w:tr>
    </w:tbl>
    <w:p w:rsidR="00000000" w:rsidDel="00000000" w:rsidP="00000000" w:rsidRDefault="00000000" w:rsidRPr="00000000" w14:paraId="000008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localStorage.getItem() – Retrieve Data</w:t>
      </w:r>
    </w:p>
    <w:p w:rsidR="00000000" w:rsidDel="00000000" w:rsidP="00000000" w:rsidRDefault="00000000" w:rsidRPr="00000000" w14:paraId="000008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display a previously saved complaint:</w:t>
      </w:r>
    </w:p>
    <w:p w:rsidR="00000000" w:rsidDel="00000000" w:rsidP="00000000" w:rsidRDefault="00000000" w:rsidRPr="00000000" w14:paraId="000008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name = localStorage.getItem("citizen");</w:t>
      </w:r>
    </w:p>
    <w:tbl>
      <w:tblPr>
        <w:tblStyle w:val="Table85"/>
        <w:tblW w:w="5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3"/>
        <w:gridCol w:w="3432"/>
        <w:tblGridChange w:id="0">
          <w:tblGrid>
            <w:gridCol w:w="2233"/>
            <w:gridCol w:w="34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89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Syntax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 citizen</w:t>
            </w:r>
          </w:p>
        </w:tc>
        <w:tc>
          <w:tcPr/>
          <w:p w:rsidR="00000000" w:rsidDel="00000000" w:rsidP="00000000" w:rsidRDefault="00000000" w:rsidRPr="00000000" w14:paraId="0000089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localStorage.getItem("citizen")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 Complaint ID</w:t>
            </w:r>
          </w:p>
        </w:tc>
        <w:tc>
          <w:tcPr/>
          <w:p w:rsidR="00000000" w:rsidDel="00000000" w:rsidP="00000000" w:rsidRDefault="00000000" w:rsidRPr="00000000" w14:paraId="0000089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localStorage.getItem("complaintId")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 category</w:t>
            </w:r>
          </w:p>
        </w:tc>
        <w:tc>
          <w:tcPr/>
          <w:p w:rsidR="00000000" w:rsidDel="00000000" w:rsidP="00000000" w:rsidRDefault="00000000" w:rsidRPr="00000000" w14:paraId="0000089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localStorage.getItem("category")</w:t>
            </w:r>
          </w:p>
        </w:tc>
      </w:tr>
    </w:tbl>
    <w:p w:rsidR="00000000" w:rsidDel="00000000" w:rsidP="00000000" w:rsidRDefault="00000000" w:rsidRPr="00000000" w14:paraId="000008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Problem-Solving Rule</w:t>
      </w:r>
    </w:p>
    <w:p w:rsidR="00000000" w:rsidDel="00000000" w:rsidP="00000000" w:rsidRDefault="00000000" w:rsidRPr="00000000" w14:paraId="0000089B">
      <w:pPr>
        <w:rPr>
          <w:rFonts w:ascii="Times New Roman" w:cs="Times New Roman" w:eastAsia="Times New Roman" w:hAnsi="Times New Roman"/>
        </w:rPr>
      </w:pPr>
      <w:sdt>
        <w:sdtPr>
          <w:id w:val="193124421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Save → setItem()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rFonts w:ascii="Times New Roman" w:cs="Times New Roman" w:eastAsia="Times New Roman" w:hAnsi="Times New Roman"/>
        </w:rPr>
      </w:pPr>
      <w:sdt>
        <w:sdtPr>
          <w:id w:val="-670054668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Read → getItem()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rFonts w:ascii="Times New Roman" w:cs="Times New Roman" w:eastAsia="Times New Roman" w:hAnsi="Times New Roman"/>
        </w:rPr>
      </w:pPr>
      <w:sdt>
        <w:sdtPr>
          <w:id w:val="482387624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Delete → removeItem()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Display Retrieved Data</w:t>
      </w:r>
    </w:p>
    <w:p w:rsidR="00000000" w:rsidDel="00000000" w:rsidP="00000000" w:rsidRDefault="00000000" w:rsidRPr="00000000" w14:paraId="000008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Retrieving data alone does not display it.</w:t>
      </w:r>
    </w:p>
    <w:p w:rsidR="00000000" w:rsidDel="00000000" w:rsidP="00000000" w:rsidRDefault="00000000" w:rsidRPr="00000000" w14:paraId="000008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student must connect storage with the DOM.</w:t>
      </w:r>
    </w:p>
    <w:p w:rsidR="00000000" w:rsidDel="00000000" w:rsidP="00000000" w:rsidRDefault="00000000" w:rsidRPr="00000000" w14:paraId="000008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id = localStorage.getItem("complaintId");</w:t>
      </w:r>
    </w:p>
    <w:p w:rsidR="00000000" w:rsidDel="00000000" w:rsidP="00000000" w:rsidRDefault="00000000" w:rsidRPr="00000000" w14:paraId="000008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document.getElementById("result").innerHTML = id;</w:t>
      </w:r>
    </w:p>
    <w:p w:rsidR="00000000" w:rsidDel="00000000" w:rsidP="00000000" w:rsidRDefault="00000000" w:rsidRPr="00000000" w14:paraId="000008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Complete Thought Process</w:t>
      </w:r>
    </w:p>
    <w:tbl>
      <w:tblPr>
        <w:tblStyle w:val="Table86"/>
        <w:tblW w:w="38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9"/>
        <w:gridCol w:w="1805"/>
        <w:tblGridChange w:id="0">
          <w:tblGrid>
            <w:gridCol w:w="2049"/>
            <w:gridCol w:w="1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8A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 saved value</w:t>
            </w:r>
          </w:p>
        </w:tc>
        <w:tc>
          <w:tcPr/>
          <w:p w:rsidR="00000000" w:rsidDel="00000000" w:rsidP="00000000" w:rsidRDefault="00000000" w:rsidRPr="00000000" w14:paraId="000008A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getItem()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in variable</w:t>
            </w:r>
          </w:p>
        </w:tc>
        <w:tc>
          <w:tcPr/>
          <w:p w:rsidR="00000000" w:rsidDel="00000000" w:rsidP="00000000" w:rsidRDefault="00000000" w:rsidRPr="00000000" w14:paraId="000008A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result area</w:t>
            </w:r>
          </w:p>
        </w:tc>
        <w:tc>
          <w:tcPr/>
          <w:p w:rsidR="00000000" w:rsidDel="00000000" w:rsidP="00000000" w:rsidRDefault="00000000" w:rsidRPr="00000000" w14:paraId="000008A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getElementById()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value</w:t>
            </w:r>
          </w:p>
        </w:tc>
        <w:tc>
          <w:tcPr/>
          <w:p w:rsidR="00000000" w:rsidDel="00000000" w:rsidP="00000000" w:rsidRDefault="00000000" w:rsidRPr="00000000" w14:paraId="000008A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innerHTML</w:t>
            </w:r>
          </w:p>
        </w:tc>
      </w:tr>
    </w:tbl>
    <w:p w:rsidR="00000000" w:rsidDel="00000000" w:rsidP="00000000" w:rsidRDefault="00000000" w:rsidRPr="00000000" w14:paraId="000008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Error Handling – try...catch</w:t>
      </w:r>
    </w:p>
    <w:p w:rsidR="00000000" w:rsidDel="00000000" w:rsidP="00000000" w:rsidRDefault="00000000" w:rsidRPr="00000000" w14:paraId="000008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Sometimes an error may occur while executing JavaScript. try...catch provides a simple way to handle it.</w:t>
      </w:r>
    </w:p>
    <w:tbl>
      <w:tblPr>
        <w:tblStyle w:val="Table87"/>
        <w:tblW w:w="4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4"/>
        <w:gridCol w:w="3796"/>
        <w:tblGridChange w:id="0">
          <w:tblGrid>
            <w:gridCol w:w="1084"/>
            <w:gridCol w:w="37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Keyword</w:t>
            </w:r>
          </w:p>
        </w:tc>
        <w:tc>
          <w:tcPr/>
          <w:p w:rsidR="00000000" w:rsidDel="00000000" w:rsidP="00000000" w:rsidRDefault="00000000" w:rsidRPr="00000000" w14:paraId="000008B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</w:t>
            </w:r>
          </w:p>
        </w:tc>
        <w:tc>
          <w:tcPr/>
          <w:p w:rsidR="00000000" w:rsidDel="00000000" w:rsidP="00000000" w:rsidRDefault="00000000" w:rsidRPr="00000000" w14:paraId="000008B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Contains code that may produce an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catch</w:t>
            </w:r>
          </w:p>
        </w:tc>
        <w:tc>
          <w:tcPr/>
          <w:p w:rsidR="00000000" w:rsidDel="00000000" w:rsidP="00000000" w:rsidRDefault="00000000" w:rsidRPr="00000000" w14:paraId="000008B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Executes if an error occurs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8B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Contains information about the error</w:t>
            </w:r>
          </w:p>
        </w:tc>
      </w:tr>
    </w:tbl>
    <w:p w:rsidR="00000000" w:rsidDel="00000000" w:rsidP="00000000" w:rsidRDefault="00000000" w:rsidRPr="00000000" w14:paraId="000008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Structure</w:t>
      </w:r>
    </w:p>
    <w:p w:rsidR="00000000" w:rsidDel="00000000" w:rsidP="00000000" w:rsidRDefault="00000000" w:rsidRPr="00000000" w14:paraId="000008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{</w:t>
      </w:r>
    </w:p>
    <w:p w:rsidR="00000000" w:rsidDel="00000000" w:rsidP="00000000" w:rsidRDefault="00000000" w:rsidRPr="00000000" w14:paraId="000008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statements to execute</w:t>
      </w:r>
    </w:p>
    <w:p w:rsidR="00000000" w:rsidDel="00000000" w:rsidP="00000000" w:rsidRDefault="00000000" w:rsidRPr="00000000" w14:paraId="000008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8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catch (error) {</w:t>
      </w:r>
    </w:p>
    <w:p w:rsidR="00000000" w:rsidDel="00000000" w:rsidP="00000000" w:rsidRDefault="00000000" w:rsidRPr="00000000" w14:paraId="000008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display error message</w:t>
      </w:r>
    </w:p>
    <w:p w:rsidR="00000000" w:rsidDel="00000000" w:rsidP="00000000" w:rsidRDefault="00000000" w:rsidRPr="00000000" w14:paraId="000008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8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beginners, understanding this structure is enough.</w:t>
      </w:r>
    </w:p>
    <w:p w:rsidR="00000000" w:rsidDel="00000000" w:rsidP="00000000" w:rsidRDefault="00000000" w:rsidRPr="00000000" w14:paraId="000008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Problem-Solving Rule</w:t>
      </w:r>
    </w:p>
    <w:p w:rsidR="00000000" w:rsidDel="00000000" w:rsidP="00000000" w:rsidRDefault="00000000" w:rsidRPr="00000000" w14:paraId="000008C5">
      <w:pPr>
        <w:rPr>
          <w:rFonts w:ascii="Times New Roman" w:cs="Times New Roman" w:eastAsia="Times New Roman" w:hAnsi="Times New Roman"/>
        </w:rPr>
      </w:pPr>
      <w:sdt>
        <w:sdtPr>
          <w:id w:val="1568827871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TRY the operation → if ERROR occurs → CATCH 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Validation vs Error Handling</w:t>
      </w:r>
    </w:p>
    <w:p w:rsidR="00000000" w:rsidDel="00000000" w:rsidP="00000000" w:rsidRDefault="00000000" w:rsidRPr="00000000" w14:paraId="000008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should not confuse these two.</w:t>
      </w:r>
    </w:p>
    <w:tbl>
      <w:tblPr>
        <w:tblStyle w:val="Table88"/>
        <w:tblW w:w="61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7"/>
        <w:gridCol w:w="3351"/>
        <w:tblGridChange w:id="0">
          <w:tblGrid>
            <w:gridCol w:w="2837"/>
            <w:gridCol w:w="3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Validation</w:t>
            </w:r>
          </w:p>
        </w:tc>
        <w:tc>
          <w:tcPr/>
          <w:p w:rsidR="00000000" w:rsidDel="00000000" w:rsidP="00000000" w:rsidRDefault="00000000" w:rsidRPr="00000000" w14:paraId="000008C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Error Handling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Checks user input</w:t>
            </w:r>
          </w:p>
        </w:tc>
        <w:tc>
          <w:tcPr/>
          <w:p w:rsidR="00000000" w:rsidDel="00000000" w:rsidP="00000000" w:rsidRDefault="00000000" w:rsidRPr="00000000" w14:paraId="000008C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Handles execution errors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Expected incorrect data</w:t>
            </w:r>
          </w:p>
        </w:tc>
        <w:tc>
          <w:tcPr/>
          <w:p w:rsidR="00000000" w:rsidDel="00000000" w:rsidP="00000000" w:rsidRDefault="00000000" w:rsidRPr="00000000" w14:paraId="000008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Unexpected program problem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Example: empty citizen name</w:t>
            </w:r>
          </w:p>
        </w:tc>
        <w:tc>
          <w:tcPr/>
          <w:p w:rsidR="00000000" w:rsidDel="00000000" w:rsidP="00000000" w:rsidRDefault="00000000" w:rsidRPr="00000000" w14:paraId="000008D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Example: JavaScript operation fails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if conditions</w:t>
            </w:r>
          </w:p>
        </w:tc>
        <w:tc>
          <w:tcPr/>
          <w:p w:rsidR="00000000" w:rsidDel="00000000" w:rsidP="00000000" w:rsidRDefault="00000000" w:rsidRPr="00000000" w14:paraId="000008D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try...catch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Prevents incorrect processing</w:t>
            </w:r>
          </w:p>
        </w:tc>
        <w:tc>
          <w:tcPr/>
          <w:p w:rsidR="00000000" w:rsidDel="00000000" w:rsidP="00000000" w:rsidRDefault="00000000" w:rsidRPr="00000000" w14:paraId="000008D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Prevents abrupt program failure</w:t>
            </w:r>
          </w:p>
        </w:tc>
      </w:tr>
    </w:tbl>
    <w:p w:rsidR="00000000" w:rsidDel="00000000" w:rsidP="00000000" w:rsidRDefault="00000000" w:rsidRPr="00000000" w14:paraId="000008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HTML/JavaScript Requirements for Week 9</w:t>
      </w:r>
    </w:p>
    <w:tbl>
      <w:tblPr>
        <w:tblStyle w:val="Table89"/>
        <w:tblW w:w="43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3"/>
        <w:gridCol w:w="2465"/>
        <w:tblGridChange w:id="0">
          <w:tblGrid>
            <w:gridCol w:w="1903"/>
            <w:gridCol w:w="2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Element / Method</w:t>
            </w:r>
          </w:p>
        </w:tc>
        <w:tc>
          <w:tcPr/>
          <w:p w:rsidR="00000000" w:rsidDel="00000000" w:rsidP="00000000" w:rsidRDefault="00000000" w:rsidRPr="00000000" w14:paraId="000008D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Where It Helps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&lt;input&gt;</w:t>
            </w:r>
          </w:p>
        </w:tc>
        <w:tc>
          <w:tcPr/>
          <w:p w:rsidR="00000000" w:rsidDel="00000000" w:rsidP="00000000" w:rsidRDefault="00000000" w:rsidRPr="00000000" w14:paraId="000008D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 name/mobile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&lt;select&gt;</w:t>
            </w:r>
          </w:p>
        </w:tc>
        <w:tc>
          <w:tcPr/>
          <w:p w:rsidR="00000000" w:rsidDel="00000000" w:rsidP="00000000" w:rsidRDefault="00000000" w:rsidRPr="00000000" w14:paraId="000008D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Complaint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&lt;option&gt;</w:t>
            </w:r>
          </w:p>
        </w:tc>
        <w:tc>
          <w:tcPr/>
          <w:p w:rsidR="00000000" w:rsidDel="00000000" w:rsidP="00000000" w:rsidRDefault="00000000" w:rsidRPr="00000000" w14:paraId="000008D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 choices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&lt;textarea&gt;</w:t>
            </w:r>
          </w:p>
        </w:tc>
        <w:tc>
          <w:tcPr/>
          <w:p w:rsidR="00000000" w:rsidDel="00000000" w:rsidP="00000000" w:rsidRDefault="00000000" w:rsidRPr="00000000" w14:paraId="000008E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Complaint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&lt;button&gt;</w:t>
            </w:r>
          </w:p>
        </w:tc>
        <w:tc>
          <w:tcPr/>
          <w:p w:rsidR="00000000" w:rsidDel="00000000" w:rsidP="00000000" w:rsidRDefault="00000000" w:rsidRPr="00000000" w14:paraId="000008E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Register/View complaint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&lt;div&gt; / &lt;p&gt;</w:t>
            </w:r>
          </w:p>
        </w:tc>
        <w:tc>
          <w:tcPr/>
          <w:p w:rsidR="00000000" w:rsidDel="00000000" w:rsidP="00000000" w:rsidRDefault="00000000" w:rsidRPr="00000000" w14:paraId="000008E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E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.value</w:t>
            </w:r>
          </w:p>
        </w:tc>
        <w:tc>
          <w:tcPr/>
          <w:p w:rsidR="00000000" w:rsidDel="00000000" w:rsidP="00000000" w:rsidRDefault="00000000" w:rsidRPr="00000000" w14:paraId="000008E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entered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.innerHTML</w:t>
            </w:r>
          </w:p>
        </w:tc>
        <w:tc>
          <w:tcPr/>
          <w:p w:rsidR="00000000" w:rsidDel="00000000" w:rsidP="00000000" w:rsidRDefault="00000000" w:rsidRPr="00000000" w14:paraId="000008E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onclick</w:t>
            </w:r>
          </w:p>
        </w:tc>
        <w:tc>
          <w:tcPr/>
          <w:p w:rsidR="00000000" w:rsidDel="00000000" w:rsidP="00000000" w:rsidRDefault="00000000" w:rsidRPr="00000000" w14:paraId="000008E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Register/View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trim()</w:t>
            </w:r>
          </w:p>
        </w:tc>
        <w:tc>
          <w:tcPr/>
          <w:p w:rsidR="00000000" w:rsidDel="00000000" w:rsidP="00000000" w:rsidRDefault="00000000" w:rsidRPr="00000000" w14:paraId="000008E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Clean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includes()</w:t>
            </w:r>
          </w:p>
        </w:tc>
        <w:tc>
          <w:tcPr/>
          <w:p w:rsidR="00000000" w:rsidDel="00000000" w:rsidP="00000000" w:rsidRDefault="00000000" w:rsidRPr="00000000" w14:paraId="000008F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Math.random()</w:t>
            </w:r>
          </w:p>
        </w:tc>
        <w:tc>
          <w:tcPr/>
          <w:p w:rsidR="00000000" w:rsidDel="00000000" w:rsidP="00000000" w:rsidRDefault="00000000" w:rsidRPr="00000000" w14:paraId="000008F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Math.floor()</w:t>
            </w:r>
          </w:p>
        </w:tc>
        <w:tc>
          <w:tcPr/>
          <w:p w:rsidR="00000000" w:rsidDel="00000000" w:rsidP="00000000" w:rsidRDefault="00000000" w:rsidRPr="00000000" w14:paraId="000008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Convert random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Date()</w:t>
            </w:r>
          </w:p>
        </w:tc>
        <w:tc>
          <w:tcPr/>
          <w:p w:rsidR="00000000" w:rsidDel="00000000" w:rsidP="00000000" w:rsidRDefault="00000000" w:rsidRPr="00000000" w14:paraId="000008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setItem()</w:t>
            </w:r>
          </w:p>
        </w:tc>
        <w:tc>
          <w:tcPr/>
          <w:p w:rsidR="00000000" w:rsidDel="00000000" w:rsidP="00000000" w:rsidRDefault="00000000" w:rsidRPr="00000000" w14:paraId="000008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 complaint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getItem()</w:t>
            </w:r>
          </w:p>
        </w:tc>
        <w:tc>
          <w:tcPr/>
          <w:p w:rsidR="00000000" w:rsidDel="00000000" w:rsidP="00000000" w:rsidRDefault="00000000" w:rsidRPr="00000000" w14:paraId="000008F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 complaint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try...catch</w:t>
            </w:r>
          </w:p>
        </w:tc>
        <w:tc>
          <w:tcPr/>
          <w:p w:rsidR="00000000" w:rsidDel="00000000" w:rsidP="00000000" w:rsidRDefault="00000000" w:rsidRPr="00000000" w14:paraId="000008F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 errors</w:t>
            </w:r>
          </w:p>
        </w:tc>
      </w:tr>
    </w:tbl>
    <w:p w:rsidR="00000000" w:rsidDel="00000000" w:rsidP="00000000" w:rsidRDefault="00000000" w:rsidRPr="00000000" w14:paraId="000008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How to Solve the Registration Part</w:t>
      </w:r>
    </w:p>
    <w:tbl>
      <w:tblPr>
        <w:tblStyle w:val="Table90"/>
        <w:tblW w:w="61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2648"/>
        <w:gridCol w:w="2882"/>
        <w:tblGridChange w:id="0">
          <w:tblGrid>
            <w:gridCol w:w="632"/>
            <w:gridCol w:w="2648"/>
            <w:gridCol w:w="28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90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Action</w:t>
            </w:r>
          </w:p>
        </w:tc>
        <w:tc>
          <w:tcPr/>
          <w:p w:rsidR="00000000" w:rsidDel="00000000" w:rsidP="00000000" w:rsidRDefault="00000000" w:rsidRPr="00000000" w14:paraId="0000090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citizen name</w:t>
            </w:r>
          </w:p>
        </w:tc>
        <w:tc>
          <w:tcPr/>
          <w:p w:rsidR="00000000" w:rsidDel="00000000" w:rsidP="00000000" w:rsidRDefault="00000000" w:rsidRPr="00000000" w14:paraId="0000090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 + .value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mobile number</w:t>
            </w:r>
          </w:p>
        </w:tc>
        <w:tc>
          <w:tcPr/>
          <w:p w:rsidR="00000000" w:rsidDel="00000000" w:rsidP="00000000" w:rsidRDefault="00000000" w:rsidRPr="00000000" w14:paraId="0000090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 + .value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complaint category</w:t>
            </w:r>
          </w:p>
        </w:tc>
        <w:tc>
          <w:tcPr/>
          <w:p w:rsidR="00000000" w:rsidDel="00000000" w:rsidP="00000000" w:rsidRDefault="00000000" w:rsidRPr="00000000" w14:paraId="0000090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 + .value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description</w:t>
            </w:r>
          </w:p>
        </w:tc>
        <w:tc>
          <w:tcPr/>
          <w:p w:rsidR="00000000" w:rsidDel="00000000" w:rsidP="00000000" w:rsidRDefault="00000000" w:rsidRPr="00000000" w14:paraId="000009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 + .value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unwanted spaces</w:t>
            </w:r>
          </w:p>
        </w:tc>
        <w:tc>
          <w:tcPr/>
          <w:p w:rsidR="00000000" w:rsidDel="00000000" w:rsidP="00000000" w:rsidRDefault="00000000" w:rsidRPr="00000000" w14:paraId="000009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required fields</w:t>
            </w:r>
          </w:p>
        </w:tc>
        <w:tc>
          <w:tcPr/>
          <w:p w:rsidR="00000000" w:rsidDel="00000000" w:rsidP="00000000" w:rsidRDefault="00000000" w:rsidRPr="00000000" w14:paraId="0000091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Validation + if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category</w:t>
            </w:r>
          </w:p>
        </w:tc>
        <w:tc>
          <w:tcPr/>
          <w:p w:rsidR="00000000" w:rsidDel="00000000" w:rsidP="00000000" w:rsidRDefault="00000000" w:rsidRPr="00000000" w14:paraId="0000091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Complaint ID</w:t>
            </w:r>
          </w:p>
        </w:tc>
        <w:tc>
          <w:tcPr/>
          <w:p w:rsidR="00000000" w:rsidDel="00000000" w:rsidP="00000000" w:rsidRDefault="00000000" w:rsidRPr="00000000" w14:paraId="0000091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Math.random() + Math.floor()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Obtain current date</w:t>
            </w:r>
          </w:p>
        </w:tc>
        <w:tc>
          <w:tcPr/>
          <w:p w:rsidR="00000000" w:rsidDel="00000000" w:rsidP="00000000" w:rsidRDefault="00000000" w:rsidRPr="00000000" w14:paraId="0000091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 important information</w:t>
            </w:r>
          </w:p>
        </w:tc>
        <w:tc>
          <w:tcPr/>
          <w:p w:rsidR="00000000" w:rsidDel="00000000" w:rsidP="00000000" w:rsidRDefault="00000000" w:rsidRPr="00000000" w14:paraId="000009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localStorage.setItem()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confirmation</w:t>
            </w:r>
          </w:p>
        </w:tc>
        <w:tc>
          <w:tcPr/>
          <w:p w:rsidR="00000000" w:rsidDel="00000000" w:rsidP="00000000" w:rsidRDefault="00000000" w:rsidRPr="00000000" w14:paraId="000009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 + innerHTML</w:t>
            </w:r>
          </w:p>
        </w:tc>
      </w:tr>
    </w:tbl>
    <w:p w:rsidR="00000000" w:rsidDel="00000000" w:rsidP="00000000" w:rsidRDefault="00000000" w:rsidRPr="00000000" w14:paraId="000009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How to Solve “View Saved Complaint”</w:t>
      </w:r>
    </w:p>
    <w:tbl>
      <w:tblPr>
        <w:tblStyle w:val="Table91"/>
        <w:tblW w:w="5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3511"/>
        <w:gridCol w:w="1805"/>
        <w:tblGridChange w:id="0">
          <w:tblGrid>
            <w:gridCol w:w="632"/>
            <w:gridCol w:w="3511"/>
            <w:gridCol w:w="1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92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Action</w:t>
            </w:r>
          </w:p>
        </w:tc>
        <w:tc>
          <w:tcPr/>
          <w:p w:rsidR="00000000" w:rsidDel="00000000" w:rsidP="00000000" w:rsidRDefault="00000000" w:rsidRPr="00000000" w14:paraId="0000092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 clicks View Saved Complaint</w:t>
            </w:r>
          </w:p>
        </w:tc>
        <w:tc>
          <w:tcPr/>
          <w:p w:rsidR="00000000" w:rsidDel="00000000" w:rsidP="00000000" w:rsidRDefault="00000000" w:rsidRPr="00000000" w14:paraId="000009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onclick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 appropriate function</w:t>
            </w:r>
          </w:p>
        </w:tc>
        <w:tc>
          <w:tcPr/>
          <w:p w:rsidR="00000000" w:rsidDel="00000000" w:rsidP="00000000" w:rsidRDefault="00000000" w:rsidRPr="00000000" w14:paraId="0000092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 saved citizen</w:t>
            </w:r>
          </w:p>
        </w:tc>
        <w:tc>
          <w:tcPr/>
          <w:p w:rsidR="00000000" w:rsidDel="00000000" w:rsidP="00000000" w:rsidRDefault="00000000" w:rsidRPr="00000000" w14:paraId="000009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getItem()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 Complaint ID</w:t>
            </w:r>
          </w:p>
        </w:tc>
        <w:tc>
          <w:tcPr/>
          <w:p w:rsidR="00000000" w:rsidDel="00000000" w:rsidP="00000000" w:rsidRDefault="00000000" w:rsidRPr="00000000" w14:paraId="000009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getItem()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 category</w:t>
            </w:r>
          </w:p>
        </w:tc>
        <w:tc>
          <w:tcPr/>
          <w:p w:rsidR="00000000" w:rsidDel="00000000" w:rsidP="00000000" w:rsidRDefault="00000000" w:rsidRPr="00000000" w14:paraId="000009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getItem()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result area</w:t>
            </w:r>
          </w:p>
        </w:tc>
        <w:tc>
          <w:tcPr/>
          <w:p w:rsidR="00000000" w:rsidDel="00000000" w:rsidP="00000000" w:rsidRDefault="00000000" w:rsidRPr="00000000" w14:paraId="000009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getElementById()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saved information</w:t>
            </w:r>
          </w:p>
        </w:tc>
        <w:tc>
          <w:tcPr/>
          <w:p w:rsidR="00000000" w:rsidDel="00000000" w:rsidP="00000000" w:rsidRDefault="00000000" w:rsidRPr="00000000" w14:paraId="000009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innerHTML</w:t>
            </w:r>
          </w:p>
        </w:tc>
      </w:tr>
    </w:tbl>
    <w:p w:rsidR="00000000" w:rsidDel="00000000" w:rsidP="00000000" w:rsidRDefault="00000000" w:rsidRPr="00000000" w14:paraId="000009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Complete Problem-Solving Flow</w:t>
      </w:r>
    </w:p>
    <w:tbl>
      <w:tblPr>
        <w:tblStyle w:val="Table92"/>
        <w:tblW w:w="6470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2844"/>
        <w:gridCol w:w="2192"/>
        <w:tblGridChange w:id="0">
          <w:tblGrid>
            <w:gridCol w:w="1435"/>
            <w:gridCol w:w="2844"/>
            <w:gridCol w:w="2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94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Happens</w:t>
            </w:r>
          </w:p>
        </w:tc>
        <w:tc>
          <w:tcPr/>
          <w:p w:rsidR="00000000" w:rsidDel="00000000" w:rsidP="00000000" w:rsidRDefault="00000000" w:rsidRPr="00000000" w14:paraId="0000094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 enters complaint</w:t>
            </w:r>
          </w:p>
        </w:tc>
        <w:tc>
          <w:tcPr/>
          <w:p w:rsidR="00000000" w:rsidDel="00000000" w:rsidP="00000000" w:rsidRDefault="00000000" w:rsidRPr="00000000" w14:paraId="000009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+ DOM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779626109"/>
                <w:tag w:val="goog_rdk_2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9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 unwanted spaces</w:t>
            </w:r>
          </w:p>
        </w:tc>
        <w:tc>
          <w:tcPr/>
          <w:p w:rsidR="00000000" w:rsidDel="00000000" w:rsidP="00000000" w:rsidRDefault="00000000" w:rsidRPr="00000000" w14:paraId="000009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Methods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683189333"/>
                <w:tag w:val="goog_rdk_2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9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entered information</w:t>
            </w:r>
          </w:p>
        </w:tc>
        <w:tc>
          <w:tcPr/>
          <w:p w:rsidR="00000000" w:rsidDel="00000000" w:rsidP="00000000" w:rsidRDefault="00000000" w:rsidRPr="00000000" w14:paraId="000009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461931053"/>
                <w:tag w:val="goog_rdk_2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95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category</w:t>
            </w:r>
          </w:p>
        </w:tc>
        <w:tc>
          <w:tcPr/>
          <w:p w:rsidR="00000000" w:rsidDel="00000000" w:rsidP="00000000" w:rsidRDefault="00000000" w:rsidRPr="00000000" w14:paraId="0000095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Array Methods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953323416"/>
                <w:tag w:val="goog_rdk_2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95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GENERATE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Complaint ID</w:t>
            </w:r>
          </w:p>
        </w:tc>
        <w:tc>
          <w:tcPr/>
          <w:p w:rsidR="00000000" w:rsidDel="00000000" w:rsidP="00000000" w:rsidRDefault="00000000" w:rsidRPr="00000000" w14:paraId="000009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 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047219682"/>
                <w:tag w:val="goog_rdk_2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9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 registration date</w:t>
            </w:r>
          </w:p>
        </w:tc>
        <w:tc>
          <w:tcPr/>
          <w:p w:rsidR="00000000" w:rsidDel="00000000" w:rsidP="00000000" w:rsidRDefault="00000000" w:rsidRPr="00000000" w14:paraId="0000096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645389599"/>
                <w:tag w:val="goog_rdk_2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96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important details</w:t>
            </w:r>
          </w:p>
        </w:tc>
        <w:tc>
          <w:tcPr/>
          <w:p w:rsidR="00000000" w:rsidDel="00000000" w:rsidP="00000000" w:rsidRDefault="00000000" w:rsidRPr="00000000" w14:paraId="000009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571712068"/>
                <w:tag w:val="goog_rdk_2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96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HANDLE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 possible error</w:t>
            </w:r>
          </w:p>
        </w:tc>
        <w:tc>
          <w:tcPr/>
          <w:p w:rsidR="00000000" w:rsidDel="00000000" w:rsidP="00000000" w:rsidRDefault="00000000" w:rsidRPr="00000000" w14:paraId="0000096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try...catch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269250042"/>
                <w:tag w:val="goog_rdk_2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9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 complaint confirmation</w:t>
            </w:r>
          </w:p>
        </w:tc>
        <w:tc>
          <w:tcPr/>
          <w:p w:rsidR="00000000" w:rsidDel="00000000" w:rsidP="00000000" w:rsidRDefault="00000000" w:rsidRPr="00000000" w14:paraId="0000097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56248848"/>
                <w:tag w:val="goog_rdk_3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97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RETRIEVE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saved complaint later</w:t>
            </w:r>
          </w:p>
        </w:tc>
        <w:tc>
          <w:tcPr/>
          <w:p w:rsidR="00000000" w:rsidDel="00000000" w:rsidP="00000000" w:rsidRDefault="00000000" w:rsidRPr="00000000" w14:paraId="0000097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 Storage + DOM</w:t>
            </w:r>
          </w:p>
        </w:tc>
      </w:tr>
    </w:tbl>
    <w:p w:rsidR="00000000" w:rsidDel="00000000" w:rsidP="00000000" w:rsidRDefault="00000000" w:rsidRPr="00000000" w14:paraId="000009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-544473889"/>
        <w:tag w:val="goog_rdk_34"/>
      </w:sdtPr>
      <w:sdtContent>
        <w:p w:rsidR="00000000" w:rsidDel="00000000" w:rsidP="00000000" w:rsidRDefault="00000000" w:rsidRPr="00000000" w14:paraId="0000098B">
          <w:pPr>
            <w:jc w:val="center"/>
            <w:rPr>
              <w:ins w:author="BANALA VIKAS" w:id="3" w:date="2026-10-11T12:17:59Z"/>
              <w:rFonts w:ascii="Times New Roman" w:cs="Times New Roman" w:eastAsia="Times New Roman" w:hAnsi="Times New Roman"/>
              <w:b w:val="1"/>
              <w:bCs w:val="1"/>
              <w:rPrChange w:author="BANALA VIKAS" w:id="4" w:date="2026-10-11T12:17:59Z">
                <w:rPr>
                  <w:rFonts w:ascii="Times New Roman" w:cs="Times New Roman" w:eastAsia="Times New Roman" w:hAnsi="Times New Roman"/>
                </w:rPr>
              </w:rPrChange>
            </w:rPr>
          </w:pPr>
          <w:sdt>
            <w:sdtPr>
              <w:id w:val="1602776114"/>
              <w:tag w:val="goog_rdk_32"/>
            </w:sdtPr>
            <w:sdtContent>
              <w:ins w:author="BANALA VIKAS" w:id="3" w:date="2026-10-11T12:17:59Z"/>
              <w:sdt>
                <w:sdtPr>
                  <w:id w:val="-875922922"/>
                  <w:tag w:val="goog_rdk_33"/>
                </w:sdtPr>
                <w:sdtContent>
                  <w:ins w:author="BANALA VIKAS" w:id="3" w:date="2026-10-11T12:17:59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BANALA VIKAS" w:id="3" w:date="2026-10-11T12:17:59Z"/>
            </w:sdtContent>
          </w:sdt>
        </w:p>
      </w:sdtContent>
    </w:sdt>
    <w:p w:rsidR="00000000" w:rsidDel="00000000" w:rsidP="00000000" w:rsidRDefault="00000000" w:rsidRPr="00000000" w14:paraId="0000098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10</w:t>
      </w:r>
    </w:p>
    <w:p w:rsidR="00000000" w:rsidDel="00000000" w:rsidP="00000000" w:rsidRDefault="00000000" w:rsidRPr="00000000" w14:paraId="000009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Experiment: Implementation of XML and AJAX for Dynamic Data Display</w:t>
      </w:r>
    </w:p>
    <w:tbl>
      <w:tblPr>
        <w:tblStyle w:val="Table9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1"/>
        <w:gridCol w:w="7475"/>
        <w:tblGridChange w:id="0">
          <w:tblGrid>
            <w:gridCol w:w="1541"/>
            <w:gridCol w:w="7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98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 City Information Portal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New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Hospital, Police Station, Fire Station, Ambulance, Disaster Control Room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XML, AJAX, XMLHttpRequest, XML DOM, HTML DOM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Final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 emergency information from a separate XML file and display it without reloading the complete webpage</w:t>
            </w:r>
          </w:p>
        </w:tc>
      </w:tr>
    </w:tbl>
    <w:p w:rsidR="00000000" w:rsidDel="00000000" w:rsidP="00000000" w:rsidRDefault="00000000" w:rsidRPr="00000000" w14:paraId="000009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First Understand the Problem</w:t>
      </w:r>
    </w:p>
    <w:tbl>
      <w:tblPr>
        <w:tblStyle w:val="Table9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0"/>
        <w:gridCol w:w="3464"/>
        <w:gridCol w:w="2132"/>
        <w:tblGridChange w:id="0">
          <w:tblGrid>
            <w:gridCol w:w="3420"/>
            <w:gridCol w:w="3464"/>
            <w:gridCol w:w="21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99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Should Think</w:t>
            </w:r>
          </w:p>
        </w:tc>
        <w:tc>
          <w:tcPr/>
          <w:p w:rsidR="00000000" w:rsidDel="00000000" w:rsidP="00000000" w:rsidRDefault="00000000" w:rsidRPr="00000000" w14:paraId="0000099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Keep emergency data separately</w:t>
            </w:r>
          </w:p>
        </w:tc>
        <w:tc>
          <w:tcPr/>
          <w:p w:rsidR="00000000" w:rsidDel="00000000" w:rsidP="00000000" w:rsidRDefault="00000000" w:rsidRPr="00000000" w14:paraId="000009A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a separate data file.”</w:t>
            </w:r>
          </w:p>
        </w:tc>
        <w:tc>
          <w:tcPr/>
          <w:p w:rsidR="00000000" w:rsidDel="00000000" w:rsidP="00000000" w:rsidRDefault="00000000" w:rsidRPr="00000000" w14:paraId="000009A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several facilities</w:t>
            </w:r>
          </w:p>
        </w:tc>
        <w:tc>
          <w:tcPr/>
          <w:p w:rsidR="00000000" w:rsidDel="00000000" w:rsidP="00000000" w:rsidRDefault="00000000" w:rsidRPr="00000000" w14:paraId="000009A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repeated XML elements.”</w:t>
            </w:r>
          </w:p>
        </w:tc>
        <w:tc>
          <w:tcPr/>
          <w:p w:rsidR="00000000" w:rsidDel="00000000" w:rsidP="00000000" w:rsidRDefault="00000000" w:rsidRPr="00000000" w14:paraId="000009A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child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name, location, contact, hours</w:t>
            </w:r>
          </w:p>
        </w:tc>
        <w:tc>
          <w:tcPr/>
          <w:p w:rsidR="00000000" w:rsidDel="00000000" w:rsidP="00000000" w:rsidRDefault="00000000" w:rsidRPr="00000000" w14:paraId="000009A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“Each facility needs related information.”</w:t>
            </w:r>
          </w:p>
        </w:tc>
        <w:tc>
          <w:tcPr/>
          <w:p w:rsidR="00000000" w:rsidDel="00000000" w:rsidP="00000000" w:rsidRDefault="00000000" w:rsidRPr="00000000" w14:paraId="000009A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Nested XML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all facilities together</w:t>
            </w:r>
          </w:p>
        </w:tc>
        <w:tc>
          <w:tcPr/>
          <w:p w:rsidR="00000000" w:rsidDel="00000000" w:rsidP="00000000" w:rsidRDefault="00000000" w:rsidRPr="00000000" w14:paraId="000009A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“XML needs one main element.”</w:t>
            </w:r>
          </w:p>
        </w:tc>
        <w:tc>
          <w:tcPr/>
          <w:p w:rsidR="00000000" w:rsidDel="00000000" w:rsidP="00000000" w:rsidRDefault="00000000" w:rsidRPr="00000000" w14:paraId="000009A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Root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 information when button is clicked</w:t>
            </w:r>
          </w:p>
        </w:tc>
        <w:tc>
          <w:tcPr/>
          <w:p w:rsidR="00000000" w:rsidDel="00000000" w:rsidP="00000000" w:rsidRDefault="00000000" w:rsidRPr="00000000" w14:paraId="000009A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“JavaScript must request the file.”</w:t>
            </w:r>
          </w:p>
        </w:tc>
        <w:tc>
          <w:tcPr/>
          <w:p w:rsidR="00000000" w:rsidDel="00000000" w:rsidP="00000000" w:rsidRDefault="00000000" w:rsidRPr="00000000" w14:paraId="000009A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AJAX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emergency.xml</w:t>
            </w:r>
          </w:p>
        </w:tc>
        <w:tc>
          <w:tcPr/>
          <w:p w:rsidR="00000000" w:rsidDel="00000000" w:rsidP="00000000" w:rsidRDefault="00000000" w:rsidRPr="00000000" w14:paraId="000009A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 need a request object.”</w:t>
            </w:r>
          </w:p>
        </w:tc>
        <w:tc>
          <w:tcPr/>
          <w:p w:rsidR="00000000" w:rsidDel="00000000" w:rsidP="00000000" w:rsidRDefault="00000000" w:rsidRPr="00000000" w14:paraId="000009B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XMLHttpRequest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 whether request completed</w:t>
            </w:r>
          </w:p>
        </w:tc>
        <w:tc>
          <w:tcPr/>
          <w:p w:rsidR="00000000" w:rsidDel="00000000" w:rsidP="00000000" w:rsidRDefault="00000000" w:rsidRPr="00000000" w14:paraId="000009B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“Check request state.”</w:t>
            </w:r>
          </w:p>
        </w:tc>
        <w:tc>
          <w:tcPr/>
          <w:p w:rsidR="00000000" w:rsidDel="00000000" w:rsidP="00000000" w:rsidRDefault="00000000" w:rsidRPr="00000000" w14:paraId="000009B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readyState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 whether request succeeded</w:t>
            </w:r>
          </w:p>
        </w:tc>
        <w:tc>
          <w:tcPr/>
          <w:p w:rsidR="00000000" w:rsidDel="00000000" w:rsidP="00000000" w:rsidRDefault="00000000" w:rsidRPr="00000000" w14:paraId="000009B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“Check response status.”</w:t>
            </w:r>
          </w:p>
        </w:tc>
        <w:tc>
          <w:tcPr/>
          <w:p w:rsidR="00000000" w:rsidDel="00000000" w:rsidP="00000000" w:rsidRDefault="00000000" w:rsidRPr="00000000" w14:paraId="000009B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Obtain XML returned</w:t>
            </w:r>
          </w:p>
        </w:tc>
        <w:tc>
          <w:tcPr/>
          <w:p w:rsidR="00000000" w:rsidDel="00000000" w:rsidP="00000000" w:rsidRDefault="00000000" w:rsidRPr="00000000" w14:paraId="000009B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“Access received XML.”</w:t>
            </w:r>
          </w:p>
        </w:tc>
        <w:tc>
          <w:tcPr/>
          <w:p w:rsidR="00000000" w:rsidDel="00000000" w:rsidP="00000000" w:rsidRDefault="00000000" w:rsidRPr="00000000" w14:paraId="000009B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facility information</w:t>
            </w:r>
          </w:p>
        </w:tc>
        <w:tc>
          <w:tcPr/>
          <w:p w:rsidR="00000000" w:rsidDel="00000000" w:rsidP="00000000" w:rsidRDefault="00000000" w:rsidRPr="00000000" w14:paraId="000009B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“Search XML elements.”</w:t>
            </w:r>
          </w:p>
        </w:tc>
        <w:tc>
          <w:tcPr/>
          <w:p w:rsidR="00000000" w:rsidDel="00000000" w:rsidP="00000000" w:rsidRDefault="00000000" w:rsidRPr="00000000" w14:paraId="000009B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DOM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information on webpage</w:t>
            </w:r>
          </w:p>
        </w:tc>
        <w:tc>
          <w:tcPr/>
          <w:p w:rsidR="00000000" w:rsidDel="00000000" w:rsidP="00000000" w:rsidRDefault="00000000" w:rsidRPr="00000000" w14:paraId="000009B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“Update existing HTML.”</w:t>
            </w:r>
          </w:p>
        </w:tc>
        <w:tc>
          <w:tcPr/>
          <w:p w:rsidR="00000000" w:rsidDel="00000000" w:rsidP="00000000" w:rsidRDefault="00000000" w:rsidRPr="00000000" w14:paraId="000009B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innerHTML</w:t>
            </w:r>
          </w:p>
        </w:tc>
      </w:tr>
    </w:tbl>
    <w:p w:rsidR="00000000" w:rsidDel="00000000" w:rsidP="00000000" w:rsidRDefault="00000000" w:rsidRPr="00000000" w14:paraId="000009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What is XML?</w:t>
      </w:r>
    </w:p>
    <w:tbl>
      <w:tblPr>
        <w:tblStyle w:val="Table9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82"/>
        <w:gridCol w:w="5734"/>
        <w:tblGridChange w:id="0">
          <w:tblGrid>
            <w:gridCol w:w="3282"/>
            <w:gridCol w:w="57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9C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Extensible Markup Language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Simple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is a markup language used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store and organize data in a structured 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Purpose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 Smart City emergency information separately from HTML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emergency.xml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Does XML display a webpage like HTML?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No. Its main role here is to represent/store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 we create our own element names?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9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Start the XML Document</w:t>
      </w:r>
    </w:p>
    <w:tbl>
      <w:tblPr>
        <w:tblStyle w:val="Table96"/>
        <w:tblW w:w="81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8"/>
        <w:gridCol w:w="2971"/>
        <w:gridCol w:w="3383"/>
        <w:tblGridChange w:id="0">
          <w:tblGrid>
            <w:gridCol w:w="1778"/>
            <w:gridCol w:w="2971"/>
            <w:gridCol w:w="33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9D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Syntax</w:t>
            </w:r>
          </w:p>
        </w:tc>
        <w:tc>
          <w:tcPr/>
          <w:p w:rsidR="00000000" w:rsidDel="00000000" w:rsidP="00000000" w:rsidRDefault="00000000" w:rsidRPr="00000000" w14:paraId="000009D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Declaration</w:t>
            </w:r>
          </w:p>
        </w:tc>
        <w:tc>
          <w:tcPr/>
          <w:p w:rsidR="00000000" w:rsidDel="00000000" w:rsidP="00000000" w:rsidRDefault="00000000" w:rsidRPr="00000000" w14:paraId="000009D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&lt;?xml version="1.0"?&gt;</w:t>
            </w:r>
          </w:p>
        </w:tc>
        <w:tc>
          <w:tcPr/>
          <w:p w:rsidR="00000000" w:rsidDel="00000000" w:rsidP="00000000" w:rsidRDefault="00000000" w:rsidRPr="00000000" w14:paraId="000009D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XML 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Root Element</w:t>
            </w:r>
          </w:p>
        </w:tc>
        <w:tc>
          <w:tcPr/>
          <w:p w:rsidR="00000000" w:rsidDel="00000000" w:rsidP="00000000" w:rsidRDefault="00000000" w:rsidRPr="00000000" w14:paraId="000009D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&lt;emergency&gt; ... &lt;/emergency&gt;</w:t>
            </w:r>
          </w:p>
        </w:tc>
        <w:tc>
          <w:tcPr/>
          <w:p w:rsidR="00000000" w:rsidDel="00000000" w:rsidP="00000000" w:rsidRDefault="00000000" w:rsidRPr="00000000" w14:paraId="000009D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Contains all emergency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Child Element</w:t>
            </w:r>
          </w:p>
        </w:tc>
        <w:tc>
          <w:tcPr/>
          <w:p w:rsidR="00000000" w:rsidDel="00000000" w:rsidP="00000000" w:rsidRDefault="00000000" w:rsidRPr="00000000" w14:paraId="000009D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&lt;facility&gt; ... &lt;/facility&gt;</w:t>
            </w:r>
          </w:p>
        </w:tc>
        <w:tc>
          <w:tcPr/>
          <w:p w:rsidR="00000000" w:rsidDel="00000000" w:rsidP="00000000" w:rsidRDefault="00000000" w:rsidRPr="00000000" w14:paraId="000009D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Represents one facility</w:t>
            </w:r>
          </w:p>
        </w:tc>
      </w:tr>
    </w:tbl>
    <w:p w:rsidR="00000000" w:rsidDel="00000000" w:rsidP="00000000" w:rsidRDefault="00000000" w:rsidRPr="00000000" w14:paraId="000009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Root Element</w:t>
      </w:r>
    </w:p>
    <w:p w:rsidR="00000000" w:rsidDel="00000000" w:rsidP="00000000" w:rsidRDefault="00000000" w:rsidRPr="00000000" w14:paraId="000009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XML document must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root element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containing the remaining document elements.</w:t>
      </w:r>
    </w:p>
    <w:tbl>
      <w:tblPr>
        <w:tblStyle w:val="Table97"/>
        <w:tblW w:w="79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3"/>
        <w:gridCol w:w="2884"/>
        <w:tblGridChange w:id="0">
          <w:tblGrid>
            <w:gridCol w:w="5103"/>
            <w:gridCol w:w="2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9E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contains all emergency facilities?</w:t>
            </w:r>
          </w:p>
        </w:tc>
        <w:tc>
          <w:tcPr/>
          <w:p w:rsidR="00000000" w:rsidDel="00000000" w:rsidP="00000000" w:rsidRDefault="00000000" w:rsidRPr="00000000" w14:paraId="000009E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Root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Suitable root name</w:t>
            </w:r>
          </w:p>
        </w:tc>
        <w:tc>
          <w:tcPr/>
          <w:p w:rsidR="00000000" w:rsidDel="00000000" w:rsidP="00000000" w:rsidRDefault="00000000" w:rsidRPr="00000000" w14:paraId="000009E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&lt;emergency&gt;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another &lt;emergency&gt; appear separately outside it?</w:t>
            </w:r>
          </w:p>
        </w:tc>
        <w:tc>
          <w:tcPr/>
          <w:p w:rsidR="00000000" w:rsidDel="00000000" w:rsidP="00000000" w:rsidRDefault="00000000" w:rsidRPr="00000000" w14:paraId="000009E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goes inside it?</w:t>
            </w:r>
          </w:p>
        </w:tc>
        <w:tc>
          <w:tcPr/>
          <w:p w:rsidR="00000000" w:rsidDel="00000000" w:rsidP="00000000" w:rsidRDefault="00000000" w:rsidRPr="00000000" w14:paraId="000009E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Individual &lt;facility&gt; elements</w:t>
            </w:r>
          </w:p>
        </w:tc>
      </w:tr>
    </w:tbl>
    <w:p w:rsidR="00000000" w:rsidDel="00000000" w:rsidP="00000000" w:rsidRDefault="00000000" w:rsidRPr="00000000" w14:paraId="000009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Represent One Emergency Facility</w:t>
      </w:r>
    </w:p>
    <w:p w:rsidR="00000000" w:rsidDel="00000000" w:rsidP="00000000" w:rsidRDefault="00000000" w:rsidRPr="00000000" w14:paraId="000009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question requires:</w:t>
      </w:r>
    </w:p>
    <w:p w:rsidR="00000000" w:rsidDel="00000000" w:rsidP="00000000" w:rsidRDefault="00000000" w:rsidRPr="00000000" w14:paraId="000009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+ Location + Contact Number + Working Hours</w:t>
      </w:r>
      <w:r w:rsidDel="00000000" w:rsidR="00000000" w:rsidRPr="00000000">
        <w:rPr>
          <w:rtl w:val="0"/>
        </w:rPr>
      </w:r>
    </w:p>
    <w:tbl>
      <w:tblPr>
        <w:tblStyle w:val="Table98"/>
        <w:tblW w:w="46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6"/>
        <w:gridCol w:w="2368"/>
        <w:tblGridChange w:id="0">
          <w:tblGrid>
            <w:gridCol w:w="2296"/>
            <w:gridCol w:w="23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Required Information</w:t>
            </w:r>
          </w:p>
        </w:tc>
        <w:tc>
          <w:tcPr/>
          <w:p w:rsidR="00000000" w:rsidDel="00000000" w:rsidP="00000000" w:rsidRDefault="00000000" w:rsidRPr="00000000" w14:paraId="000009F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Possible XML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Facility Name</w:t>
            </w:r>
          </w:p>
        </w:tc>
        <w:tc>
          <w:tcPr/>
          <w:p w:rsidR="00000000" w:rsidDel="00000000" w:rsidP="00000000" w:rsidRDefault="00000000" w:rsidRPr="00000000" w14:paraId="000009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&lt;name&gt;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9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&lt;location&gt;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Number</w:t>
            </w:r>
          </w:p>
        </w:tc>
        <w:tc>
          <w:tcPr/>
          <w:p w:rsidR="00000000" w:rsidDel="00000000" w:rsidP="00000000" w:rsidRDefault="00000000" w:rsidRPr="00000000" w14:paraId="000009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&lt;contact&gt;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Working Hours</w:t>
            </w:r>
          </w:p>
        </w:tc>
        <w:tc>
          <w:tcPr/>
          <w:p w:rsidR="00000000" w:rsidDel="00000000" w:rsidP="00000000" w:rsidRDefault="00000000" w:rsidRPr="00000000" w14:paraId="000009F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&lt;hours&gt;</w:t>
            </w:r>
          </w:p>
        </w:tc>
      </w:tr>
    </w:tbl>
    <w:p w:rsidR="00000000" w:rsidDel="00000000" w:rsidP="00000000" w:rsidRDefault="00000000" w:rsidRPr="00000000" w14:paraId="000009F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Structure Clue</w:t>
      </w:r>
    </w:p>
    <w:p w:rsidR="00000000" w:rsidDel="00000000" w:rsidP="00000000" w:rsidRDefault="00000000" w:rsidRPr="00000000" w14:paraId="000009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&lt;facility&gt;</w:t>
      </w:r>
    </w:p>
    <w:p w:rsidR="00000000" w:rsidDel="00000000" w:rsidP="00000000" w:rsidRDefault="00000000" w:rsidRPr="00000000" w14:paraId="000009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&lt;name&gt;Hospital&lt;/name&gt;</w:t>
      </w:r>
    </w:p>
    <w:p w:rsidR="00000000" w:rsidDel="00000000" w:rsidP="00000000" w:rsidRDefault="00000000" w:rsidRPr="00000000" w14:paraId="00000A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&lt;location&gt;Central Zone&lt;/location&gt;</w:t>
      </w:r>
    </w:p>
    <w:p w:rsidR="00000000" w:rsidDel="00000000" w:rsidP="00000000" w:rsidRDefault="00000000" w:rsidRPr="00000000" w14:paraId="00000A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&lt;contact&gt;108&lt;/contact&gt;</w:t>
      </w:r>
    </w:p>
    <w:p w:rsidR="00000000" w:rsidDel="00000000" w:rsidP="00000000" w:rsidRDefault="00000000" w:rsidRPr="00000000" w14:paraId="00000A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&lt;hours&gt;24 Hours&lt;/hours&gt;</w:t>
      </w:r>
    </w:p>
    <w:p w:rsidR="00000000" w:rsidDel="00000000" w:rsidP="00000000" w:rsidRDefault="00000000" w:rsidRPr="00000000" w14:paraId="00000A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&lt;/facility&gt;</w:t>
      </w:r>
    </w:p>
    <w:p w:rsidR="00000000" w:rsidDel="00000000" w:rsidP="00000000" w:rsidRDefault="00000000" w:rsidRPr="00000000" w14:paraId="00000A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XML Parent and Child Elements</w:t>
      </w:r>
    </w:p>
    <w:tbl>
      <w:tblPr>
        <w:tblStyle w:val="Table99"/>
        <w:tblW w:w="3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6"/>
        <w:gridCol w:w="2324"/>
        <w:tblGridChange w:id="0">
          <w:tblGrid>
            <w:gridCol w:w="1426"/>
            <w:gridCol w:w="2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A0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Relationship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&lt;emergency&gt;</w:t>
            </w:r>
          </w:p>
        </w:tc>
        <w:tc>
          <w:tcPr/>
          <w:p w:rsidR="00000000" w:rsidDel="00000000" w:rsidP="00000000" w:rsidRDefault="00000000" w:rsidRPr="00000000" w14:paraId="00000A0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Parent of all facilities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&lt;facility&gt;</w:t>
            </w:r>
          </w:p>
        </w:tc>
        <w:tc>
          <w:tcPr/>
          <w:p w:rsidR="00000000" w:rsidDel="00000000" w:rsidP="00000000" w:rsidRDefault="00000000" w:rsidRPr="00000000" w14:paraId="00000A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Child of emergency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&lt;facility&gt;</w:t>
            </w:r>
          </w:p>
        </w:tc>
        <w:tc>
          <w:tcPr/>
          <w:p w:rsidR="00000000" w:rsidDel="00000000" w:rsidP="00000000" w:rsidRDefault="00000000" w:rsidRPr="00000000" w14:paraId="00000A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Parent of facility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A0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Child of facility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&lt;location&gt;</w:t>
            </w:r>
          </w:p>
        </w:tc>
        <w:tc>
          <w:tcPr/>
          <w:p w:rsidR="00000000" w:rsidDel="00000000" w:rsidP="00000000" w:rsidRDefault="00000000" w:rsidRPr="00000000" w14:paraId="00000A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Child of facility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&lt;contact&gt;</w:t>
            </w:r>
          </w:p>
        </w:tc>
        <w:tc>
          <w:tcPr/>
          <w:p w:rsidR="00000000" w:rsidDel="00000000" w:rsidP="00000000" w:rsidRDefault="00000000" w:rsidRPr="00000000" w14:paraId="00000A1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Child of facility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&lt;hours&gt;</w:t>
            </w:r>
          </w:p>
        </w:tc>
        <w:tc>
          <w:tcPr/>
          <w:p w:rsidR="00000000" w:rsidDel="00000000" w:rsidP="00000000" w:rsidRDefault="00000000" w:rsidRPr="00000000" w14:paraId="00000A1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Child of facility</w:t>
            </w:r>
          </w:p>
        </w:tc>
      </w:tr>
    </w:tbl>
    <w:p w:rsidR="00000000" w:rsidDel="00000000" w:rsidP="00000000" w:rsidRDefault="00000000" w:rsidRPr="00000000" w14:paraId="00000A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XML Attributes</w:t>
      </w:r>
    </w:p>
    <w:p w:rsidR="00000000" w:rsidDel="00000000" w:rsidP="00000000" w:rsidRDefault="00000000" w:rsidRPr="00000000" w14:paraId="00000A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attribute provides additional information about an XML element.</w:t>
      </w:r>
    </w:p>
    <w:tbl>
      <w:tblPr>
        <w:tblStyle w:val="Table100"/>
        <w:tblW w:w="47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1"/>
        <w:gridCol w:w="2275"/>
        <w:tblGridChange w:id="0">
          <w:tblGrid>
            <w:gridCol w:w="2521"/>
            <w:gridCol w:w="2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A1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&lt;facility id="E01"&gt;</w:t>
            </w:r>
          </w:p>
        </w:tc>
        <w:tc>
          <w:tcPr/>
          <w:p w:rsidR="00000000" w:rsidDel="00000000" w:rsidP="00000000" w:rsidRDefault="00000000" w:rsidRPr="00000000" w14:paraId="00000A1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Facility has ID E01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&lt;facility type="medical"&gt;</w:t>
            </w:r>
          </w:p>
        </w:tc>
        <w:tc>
          <w:tcPr/>
          <w:p w:rsidR="00000000" w:rsidDel="00000000" w:rsidP="00000000" w:rsidRDefault="00000000" w:rsidRPr="00000000" w14:paraId="00000A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Facility type is medical</w:t>
            </w:r>
          </w:p>
        </w:tc>
      </w:tr>
    </w:tbl>
    <w:p w:rsidR="00000000" w:rsidDel="00000000" w:rsidP="00000000" w:rsidRDefault="00000000" w:rsidRPr="00000000" w14:paraId="00000A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0A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&lt;facility id="E01"&gt;</w:t>
      </w:r>
    </w:p>
    <w:tbl>
      <w:tblPr>
        <w:tblStyle w:val="Table101"/>
        <w:tblW w:w="23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1542"/>
        <w:tblGridChange w:id="0">
          <w:tblGrid>
            <w:gridCol w:w="840"/>
            <w:gridCol w:w="15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A2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facility</w:t>
            </w:r>
          </w:p>
        </w:tc>
        <w:tc>
          <w:tcPr/>
          <w:p w:rsidR="00000000" w:rsidDel="00000000" w:rsidP="00000000" w:rsidRDefault="00000000" w:rsidRPr="00000000" w14:paraId="00000A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A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Attribute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"E01"</w:t>
            </w:r>
          </w:p>
        </w:tc>
        <w:tc>
          <w:tcPr/>
          <w:p w:rsidR="00000000" w:rsidDel="00000000" w:rsidP="00000000" w:rsidRDefault="00000000" w:rsidRPr="00000000" w14:paraId="00000A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Attribute value</w:t>
            </w:r>
          </w:p>
        </w:tc>
      </w:tr>
    </w:tbl>
    <w:p w:rsidR="00000000" w:rsidDel="00000000" w:rsidP="00000000" w:rsidRDefault="00000000" w:rsidRPr="00000000" w14:paraId="00000A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Rules for a Well-Formed XML Document</w:t>
      </w:r>
    </w:p>
    <w:tbl>
      <w:tblPr>
        <w:tblStyle w:val="Table102"/>
        <w:tblW w:w="8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2"/>
        <w:gridCol w:w="3695"/>
        <w:gridCol w:w="2599"/>
        <w:tblGridChange w:id="0">
          <w:tblGrid>
            <w:gridCol w:w="2282"/>
            <w:gridCol w:w="3695"/>
            <w:gridCol w:w="25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Rule</w:t>
            </w:r>
          </w:p>
        </w:tc>
        <w:tc>
          <w:tcPr/>
          <w:p w:rsidR="00000000" w:rsidDel="00000000" w:rsidP="00000000" w:rsidRDefault="00000000" w:rsidRPr="00000000" w14:paraId="00000A2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Correct</w:t>
            </w:r>
          </w:p>
        </w:tc>
        <w:tc>
          <w:tcPr/>
          <w:p w:rsidR="00000000" w:rsidDel="00000000" w:rsidP="00000000" w:rsidRDefault="00000000" w:rsidRPr="00000000" w14:paraId="00000A2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Incorrect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root element</w:t>
            </w:r>
          </w:p>
        </w:tc>
        <w:tc>
          <w:tcPr/>
          <w:p w:rsidR="00000000" w:rsidDel="00000000" w:rsidP="00000000" w:rsidRDefault="00000000" w:rsidRPr="00000000" w14:paraId="00000A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&lt;emergency&gt;...&lt;/emergency&gt;</w:t>
            </w:r>
          </w:p>
        </w:tc>
        <w:tc>
          <w:tcPr/>
          <w:p w:rsidR="00000000" w:rsidDel="00000000" w:rsidP="00000000" w:rsidRDefault="00000000" w:rsidRPr="00000000" w14:paraId="00000A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independent roots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 elements</w:t>
            </w:r>
          </w:p>
        </w:tc>
        <w:tc>
          <w:tcPr/>
          <w:p w:rsidR="00000000" w:rsidDel="00000000" w:rsidP="00000000" w:rsidRDefault="00000000" w:rsidRPr="00000000" w14:paraId="00000A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&lt;name&gt;Hospital&lt;/name&gt;</w:t>
            </w:r>
          </w:p>
        </w:tc>
        <w:tc>
          <w:tcPr/>
          <w:p w:rsidR="00000000" w:rsidDel="00000000" w:rsidP="00000000" w:rsidRDefault="00000000" w:rsidRPr="00000000" w14:paraId="00000A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&lt;name&gt;Hospital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Proper nesting</w:t>
            </w:r>
          </w:p>
        </w:tc>
        <w:tc>
          <w:tcPr/>
          <w:p w:rsidR="00000000" w:rsidDel="00000000" w:rsidP="00000000" w:rsidRDefault="00000000" w:rsidRPr="00000000" w14:paraId="00000A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&lt;facility&gt;&lt;name&gt;...&lt;/name&gt;&lt;/facility&gt;</w:t>
            </w:r>
          </w:p>
        </w:tc>
        <w:tc>
          <w:tcPr/>
          <w:p w:rsidR="00000000" w:rsidDel="00000000" w:rsidP="00000000" w:rsidRDefault="00000000" w:rsidRPr="00000000" w14:paraId="00000A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Incorrect overlapping tags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Case sensitive</w:t>
            </w:r>
          </w:p>
        </w:tc>
        <w:tc>
          <w:tcPr/>
          <w:p w:rsidR="00000000" w:rsidDel="00000000" w:rsidP="00000000" w:rsidRDefault="00000000" w:rsidRPr="00000000" w14:paraId="00000A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&lt;name&gt;&lt;/name&gt;</w:t>
            </w:r>
          </w:p>
        </w:tc>
        <w:tc>
          <w:tcPr/>
          <w:p w:rsidR="00000000" w:rsidDel="00000000" w:rsidP="00000000" w:rsidRDefault="00000000" w:rsidRPr="00000000" w14:paraId="00000A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&lt;name&gt;&lt;/Name&gt;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Attribute values quoted</w:t>
            </w:r>
          </w:p>
        </w:tc>
        <w:tc>
          <w:tcPr/>
          <w:p w:rsidR="00000000" w:rsidDel="00000000" w:rsidP="00000000" w:rsidRDefault="00000000" w:rsidRPr="00000000" w14:paraId="00000A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id="E01"</w:t>
            </w:r>
          </w:p>
        </w:tc>
        <w:tc>
          <w:tcPr/>
          <w:p w:rsidR="00000000" w:rsidDel="00000000" w:rsidP="00000000" w:rsidRDefault="00000000" w:rsidRPr="00000000" w14:paraId="00000A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id=E01</w:t>
            </w:r>
          </w:p>
        </w:tc>
      </w:tr>
    </w:tbl>
    <w:p w:rsidR="00000000" w:rsidDel="00000000" w:rsidP="00000000" w:rsidRDefault="00000000" w:rsidRPr="00000000" w14:paraId="00000A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 Beginner Point</w:t>
      </w:r>
    </w:p>
    <w:tbl>
      <w:tblPr>
        <w:tblStyle w:val="Table103"/>
        <w:tblW w:w="38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284"/>
        <w:tblGridChange w:id="0">
          <w:tblGrid>
            <w:gridCol w:w="1555"/>
            <w:gridCol w:w="22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XML Element</w:t>
            </w:r>
          </w:p>
        </w:tc>
        <w:tc>
          <w:tcPr/>
          <w:p w:rsidR="00000000" w:rsidDel="00000000" w:rsidP="00000000" w:rsidRDefault="00000000" w:rsidRPr="00000000" w14:paraId="00000A4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Same?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A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A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— different names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A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— different names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XML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case-sensitive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A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Now the Main Problem: How Does HTML Get XML Data?</w:t>
      </w:r>
    </w:p>
    <w:p w:rsidR="00000000" w:rsidDel="00000000" w:rsidP="00000000" w:rsidRDefault="00000000" w:rsidRPr="00000000" w14:paraId="00000A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this stage students have:</w:t>
      </w:r>
    </w:p>
    <w:tbl>
      <w:tblPr>
        <w:tblStyle w:val="Table104"/>
        <w:tblW w:w="38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2308"/>
        <w:tblGridChange w:id="0">
          <w:tblGrid>
            <w:gridCol w:w="1560"/>
            <w:gridCol w:w="23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A4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Contains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index.html</w:t>
            </w:r>
          </w:p>
        </w:tc>
        <w:tc>
          <w:tcPr/>
          <w:p w:rsidR="00000000" w:rsidDel="00000000" w:rsidP="00000000" w:rsidRDefault="00000000" w:rsidRPr="00000000" w14:paraId="00000A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 City webpage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emergency.xml</w:t>
            </w:r>
          </w:p>
        </w:tc>
        <w:tc>
          <w:tcPr/>
          <w:p w:rsidR="00000000" w:rsidDel="00000000" w:rsidP="00000000" w:rsidRDefault="00000000" w:rsidRPr="00000000" w14:paraId="00000A5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 information</w:t>
            </w:r>
          </w:p>
        </w:tc>
      </w:tr>
    </w:tbl>
    <w:p w:rsidR="00000000" w:rsidDel="00000000" w:rsidP="00000000" w:rsidRDefault="00000000" w:rsidRPr="00000000" w14:paraId="00000A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problem now becomes:</w:t>
      </w:r>
    </w:p>
    <w:p w:rsidR="00000000" w:rsidDel="00000000" w:rsidP="00000000" w:rsidRDefault="00000000" w:rsidRPr="00000000" w14:paraId="00000A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can index.html obtain information from emergency.xml when the citizen clicks a button?</w:t>
      </w:r>
      <w:r w:rsidDel="00000000" w:rsidR="00000000" w:rsidRPr="00000000">
        <w:rPr>
          <w:rtl w:val="0"/>
        </w:rPr>
      </w:r>
    </w:p>
    <w:tbl>
      <w:tblPr>
        <w:tblStyle w:val="Table105"/>
        <w:tblW w:w="48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2"/>
        <w:gridCol w:w="1805"/>
        <w:tblGridChange w:id="0">
          <w:tblGrid>
            <w:gridCol w:w="3082"/>
            <w:gridCol w:w="1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Need</w:t>
            </w:r>
          </w:p>
        </w:tc>
        <w:tc>
          <w:tcPr/>
          <w:p w:rsidR="00000000" w:rsidDel="00000000" w:rsidP="00000000" w:rsidRDefault="00000000" w:rsidRPr="00000000" w14:paraId="00000A5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another resource/file</w:t>
            </w:r>
          </w:p>
        </w:tc>
        <w:tc>
          <w:tcPr/>
          <w:p w:rsidR="00000000" w:rsidDel="00000000" w:rsidP="00000000" w:rsidRDefault="00000000" w:rsidRPr="00000000" w14:paraId="00000A5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AJAX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 request from JavaScript</w:t>
            </w:r>
          </w:p>
        </w:tc>
        <w:tc>
          <w:tcPr/>
          <w:p w:rsidR="00000000" w:rsidDel="00000000" w:rsidP="00000000" w:rsidRDefault="00000000" w:rsidRPr="00000000" w14:paraId="00000A5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XMLHttpRequest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 XML</w:t>
            </w:r>
          </w:p>
        </w:tc>
        <w:tc>
          <w:tcPr/>
          <w:p w:rsidR="00000000" w:rsidDel="00000000" w:rsidP="00000000" w:rsidRDefault="00000000" w:rsidRPr="00000000" w14:paraId="00000A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received data</w:t>
            </w:r>
          </w:p>
        </w:tc>
        <w:tc>
          <w:tcPr/>
          <w:p w:rsidR="00000000" w:rsidDel="00000000" w:rsidP="00000000" w:rsidRDefault="00000000" w:rsidRPr="00000000" w14:paraId="00000A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</w:t>
            </w:r>
          </w:p>
        </w:tc>
      </w:tr>
    </w:tbl>
    <w:p w:rsidR="00000000" w:rsidDel="00000000" w:rsidP="00000000" w:rsidRDefault="00000000" w:rsidRPr="00000000" w14:paraId="00000A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What is AJAX?</w:t>
      </w:r>
    </w:p>
    <w:tbl>
      <w:tblPr>
        <w:tblStyle w:val="Table10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2"/>
        <w:gridCol w:w="6364"/>
        <w:tblGridChange w:id="0">
          <w:tblGrid>
            <w:gridCol w:w="2652"/>
            <w:gridCol w:w="6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A6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Asynchronous JavaScript and 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Simple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AJAX is a technique used to request data and update part of a webpage without reloading the complete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 needed here?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 emergency information when requested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Complete webpage reload required?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JavaScript involved?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in this experiment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</w:t>
            </w:r>
          </w:p>
        </w:tc>
      </w:tr>
    </w:tbl>
    <w:p w:rsidR="00000000" w:rsidDel="00000000" w:rsidP="00000000" w:rsidRDefault="00000000" w:rsidRPr="00000000" w14:paraId="00000A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AJAX Problem-Solving Flow</w:t>
      </w:r>
    </w:p>
    <w:tbl>
      <w:tblPr>
        <w:tblStyle w:val="Table107"/>
        <w:tblW w:w="55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3135"/>
        <w:gridCol w:w="1805"/>
        <w:tblGridChange w:id="0">
          <w:tblGrid>
            <w:gridCol w:w="632"/>
            <w:gridCol w:w="3135"/>
            <w:gridCol w:w="1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A7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A7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7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should start the operation?</w:t>
            </w:r>
          </w:p>
        </w:tc>
        <w:tc>
          <w:tcPr/>
          <w:p w:rsidR="00000000" w:rsidDel="00000000" w:rsidP="00000000" w:rsidRDefault="00000000" w:rsidRPr="00000000" w14:paraId="00000A7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Button click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7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function should execute?</w:t>
            </w:r>
          </w:p>
        </w:tc>
        <w:tc>
          <w:tcPr/>
          <w:p w:rsidR="00000000" w:rsidDel="00000000" w:rsidP="00000000" w:rsidRDefault="00000000" w:rsidRPr="00000000" w14:paraId="00000A7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loadEmergency()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7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 I create a request?</w:t>
            </w:r>
          </w:p>
        </w:tc>
        <w:tc>
          <w:tcPr/>
          <w:p w:rsidR="00000000" w:rsidDel="00000000" w:rsidP="00000000" w:rsidRDefault="00000000" w:rsidRPr="00000000" w14:paraId="00000A8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XMLHttpRequest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A8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Which file should I request?</w:t>
            </w:r>
          </w:p>
        </w:tc>
        <w:tc>
          <w:tcPr/>
          <w:p w:rsidR="00000000" w:rsidDel="00000000" w:rsidP="00000000" w:rsidRDefault="00000000" w:rsidRPr="00000000" w14:paraId="00000A8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A8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 I send the request?</w:t>
            </w:r>
          </w:p>
        </w:tc>
        <w:tc>
          <w:tcPr/>
          <w:p w:rsidR="00000000" w:rsidDel="00000000" w:rsidP="00000000" w:rsidRDefault="00000000" w:rsidRPr="00000000" w14:paraId="00000A8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A8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 I know its progress?</w:t>
            </w:r>
          </w:p>
        </w:tc>
        <w:tc>
          <w:tcPr/>
          <w:p w:rsidR="00000000" w:rsidDel="00000000" w:rsidP="00000000" w:rsidRDefault="00000000" w:rsidRPr="00000000" w14:paraId="00000A8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readyState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A8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 it successful?</w:t>
            </w:r>
          </w:p>
        </w:tc>
        <w:tc>
          <w:tcPr/>
          <w:p w:rsidR="00000000" w:rsidDel="00000000" w:rsidP="00000000" w:rsidRDefault="00000000" w:rsidRPr="00000000" w14:paraId="00000A8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A8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is the returned XML?</w:t>
            </w:r>
          </w:p>
        </w:tc>
        <w:tc>
          <w:tcPr/>
          <w:p w:rsidR="00000000" w:rsidDel="00000000" w:rsidP="00000000" w:rsidRDefault="00000000" w:rsidRPr="00000000" w14:paraId="00000A8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A9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 I access XML elements?</w:t>
            </w:r>
          </w:p>
        </w:tc>
        <w:tc>
          <w:tcPr/>
          <w:p w:rsidR="00000000" w:rsidDel="00000000" w:rsidP="00000000" w:rsidRDefault="00000000" w:rsidRPr="00000000" w14:paraId="00000A9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DOM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A9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 I show them?</w:t>
            </w:r>
          </w:p>
        </w:tc>
        <w:tc>
          <w:tcPr/>
          <w:p w:rsidR="00000000" w:rsidDel="00000000" w:rsidP="00000000" w:rsidRDefault="00000000" w:rsidRPr="00000000" w14:paraId="00000A9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innerHTML</w:t>
            </w:r>
          </w:p>
        </w:tc>
      </w:tr>
    </w:tbl>
    <w:p w:rsidR="00000000" w:rsidDel="00000000" w:rsidP="00000000" w:rsidRDefault="00000000" w:rsidRPr="00000000" w14:paraId="00000A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Create an AJAX Request</w:t>
      </w:r>
    </w:p>
    <w:p w:rsidR="00000000" w:rsidDel="00000000" w:rsidP="00000000" w:rsidRDefault="00000000" w:rsidRPr="00000000" w14:paraId="00000A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browser needs an object that can make the request.</w:t>
      </w:r>
    </w:p>
    <w:p w:rsidR="00000000" w:rsidDel="00000000" w:rsidP="00000000" w:rsidRDefault="00000000" w:rsidRPr="00000000" w14:paraId="00000A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 Clue</w:t>
      </w:r>
    </w:p>
    <w:p w:rsidR="00000000" w:rsidDel="00000000" w:rsidP="00000000" w:rsidRDefault="00000000" w:rsidRPr="00000000" w14:paraId="00000A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xhttp = new XMLHttpRequest();</w:t>
      </w:r>
    </w:p>
    <w:tbl>
      <w:tblPr>
        <w:tblStyle w:val="Table108"/>
        <w:tblW w:w="43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2"/>
        <w:gridCol w:w="2367"/>
        <w:tblGridChange w:id="0">
          <w:tblGrid>
            <w:gridCol w:w="1952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A9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xhttp</w:t>
            </w:r>
          </w:p>
        </w:tc>
        <w:tc>
          <w:tcPr/>
          <w:p w:rsidR="00000000" w:rsidDel="00000000" w:rsidP="00000000" w:rsidRDefault="00000000" w:rsidRPr="00000000" w14:paraId="00000A9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Variable holding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</w:t>
            </w:r>
          </w:p>
        </w:tc>
        <w:tc>
          <w:tcPr/>
          <w:p w:rsidR="00000000" w:rsidDel="00000000" w:rsidP="00000000" w:rsidRDefault="00000000" w:rsidRPr="00000000" w14:paraId="00000AA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 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XMLHttpRequest()</w:t>
            </w:r>
          </w:p>
        </w:tc>
        <w:tc>
          <w:tcPr/>
          <w:p w:rsidR="00000000" w:rsidDel="00000000" w:rsidP="00000000" w:rsidRDefault="00000000" w:rsidRPr="00000000" w14:paraId="00000AA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object</w:t>
            </w:r>
          </w:p>
        </w:tc>
      </w:tr>
    </w:tbl>
    <w:p w:rsidR="00000000" w:rsidDel="00000000" w:rsidP="00000000" w:rsidRDefault="00000000" w:rsidRPr="00000000" w14:paraId="00000A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Easy Rule</w:t>
      </w:r>
    </w:p>
    <w:p w:rsidR="00000000" w:rsidDel="00000000" w:rsidP="00000000" w:rsidRDefault="00000000" w:rsidRPr="00000000" w14:paraId="00000AA4">
      <w:pPr>
        <w:rPr>
          <w:rFonts w:ascii="Times New Roman" w:cs="Times New Roman" w:eastAsia="Times New Roman" w:hAnsi="Times New Roman"/>
        </w:rPr>
      </w:pPr>
      <w:sdt>
        <w:sdtPr>
          <w:id w:val="277833073"/>
          <w:tag w:val="goog_rdk_3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Need data from another file → Create a request object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open() – Prepare the Request</w:t>
      </w:r>
    </w:p>
    <w:p w:rsidR="00000000" w:rsidDel="00000000" w:rsidP="00000000" w:rsidRDefault="00000000" w:rsidRPr="00000000" w14:paraId="00000A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creating the request, tell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to request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A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0A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xhttp.open("GET", "emergency.xml", true);</w:t>
      </w:r>
    </w:p>
    <w:tbl>
      <w:tblPr>
        <w:tblStyle w:val="Table109"/>
        <w:tblW w:w="411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0"/>
        <w:gridCol w:w="2373"/>
        <w:tblGridChange w:id="0">
          <w:tblGrid>
            <w:gridCol w:w="1740"/>
            <w:gridCol w:w="23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AA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"GET"</w:t>
            </w:r>
          </w:p>
        </w:tc>
        <w:tc>
          <w:tcPr/>
          <w:p w:rsidR="00000000" w:rsidDel="00000000" w:rsidP="00000000" w:rsidRDefault="00000000" w:rsidRPr="00000000" w14:paraId="00000AA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"emergency.xml"</w:t>
            </w:r>
          </w:p>
        </w:tc>
        <w:tc>
          <w:tcPr/>
          <w:p w:rsidR="00000000" w:rsidDel="00000000" w:rsidP="00000000" w:rsidRDefault="00000000" w:rsidRPr="00000000" w14:paraId="00000AA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to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AB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 asynchronously</w:t>
            </w:r>
          </w:p>
        </w:tc>
      </w:tr>
    </w:tbl>
    <w:p w:rsidR="00000000" w:rsidDel="00000000" w:rsidP="00000000" w:rsidRDefault="00000000" w:rsidRPr="00000000" w14:paraId="00000A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send() – Send the Request</w:t>
      </w:r>
    </w:p>
    <w:p w:rsidR="00000000" w:rsidDel="00000000" w:rsidP="00000000" w:rsidRDefault="00000000" w:rsidRPr="00000000" w14:paraId="00000A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open() prepares the request. send() actually sends it.</w:t>
      </w:r>
    </w:p>
    <w:p w:rsidR="00000000" w:rsidDel="00000000" w:rsidP="00000000" w:rsidRDefault="00000000" w:rsidRPr="00000000" w14:paraId="00000A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xhttp.send();</w:t>
      </w:r>
    </w:p>
    <w:tbl>
      <w:tblPr>
        <w:tblStyle w:val="Table110"/>
        <w:tblW w:w="28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0"/>
        <w:gridCol w:w="1902"/>
        <w:tblGridChange w:id="0">
          <w:tblGrid>
            <w:gridCol w:w="950"/>
            <w:gridCol w:w="19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AB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Simple 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open()</w:t>
            </w:r>
          </w:p>
        </w:tc>
        <w:tc>
          <w:tcPr/>
          <w:p w:rsidR="00000000" w:rsidDel="00000000" w:rsidP="00000000" w:rsidRDefault="00000000" w:rsidRPr="00000000" w14:paraId="00000AB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the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send()</w:t>
            </w:r>
          </w:p>
        </w:tc>
        <w:tc>
          <w:tcPr/>
          <w:p w:rsidR="00000000" w:rsidDel="00000000" w:rsidP="00000000" w:rsidRDefault="00000000" w:rsidRPr="00000000" w14:paraId="00000AB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 the request</w:t>
            </w:r>
          </w:p>
        </w:tc>
      </w:tr>
    </w:tbl>
    <w:p w:rsidR="00000000" w:rsidDel="00000000" w:rsidP="00000000" w:rsidRDefault="00000000" w:rsidRPr="00000000" w14:paraId="00000A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readyState – Has the Request Finished?</w:t>
      </w:r>
    </w:p>
    <w:p w:rsidR="00000000" w:rsidDel="00000000" w:rsidP="00000000" w:rsidRDefault="00000000" w:rsidRPr="00000000" w14:paraId="00000A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request moves through different states.</w:t>
      </w:r>
    </w:p>
    <w:tbl>
      <w:tblPr>
        <w:tblStyle w:val="Table111"/>
        <w:tblW w:w="37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7"/>
        <w:gridCol w:w="2526"/>
        <w:tblGridChange w:id="0">
          <w:tblGrid>
            <w:gridCol w:w="1227"/>
            <w:gridCol w:w="25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readyState</w:t>
            </w:r>
          </w:p>
        </w:tc>
        <w:tc>
          <w:tcPr/>
          <w:p w:rsidR="00000000" w:rsidDel="00000000" w:rsidP="00000000" w:rsidRDefault="00000000" w:rsidRPr="00000000" w14:paraId="00000AC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AC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not initialized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C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Connection established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C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received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C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 being processed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AC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completed</w:t>
            </w:r>
          </w:p>
        </w:tc>
      </w:tr>
    </w:tbl>
    <w:p w:rsidR="00000000" w:rsidDel="00000000" w:rsidP="00000000" w:rsidRDefault="00000000" w:rsidRPr="00000000" w14:paraId="00000A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Most Important for This Experiment</w:t>
      </w:r>
    </w:p>
    <w:p w:rsidR="00000000" w:rsidDel="00000000" w:rsidP="00000000" w:rsidRDefault="00000000" w:rsidRPr="00000000" w14:paraId="00000A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xhttp.readyState == 4</w:t>
      </w:r>
    </w:p>
    <w:p w:rsidR="00000000" w:rsidDel="00000000" w:rsidP="00000000" w:rsidRDefault="00000000" w:rsidRPr="00000000" w14:paraId="00000A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means:</w:t>
      </w:r>
    </w:p>
    <w:p w:rsidR="00000000" w:rsidDel="00000000" w:rsidP="00000000" w:rsidRDefault="00000000" w:rsidRPr="00000000" w14:paraId="00000A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request has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do not need to memorize every state initially. The important practical idea is:</w:t>
      </w:r>
    </w:p>
    <w:p w:rsidR="00000000" w:rsidDel="00000000" w:rsidP="00000000" w:rsidRDefault="00000000" w:rsidRPr="00000000" w14:paraId="00000AD1">
      <w:pPr>
        <w:rPr>
          <w:rFonts w:ascii="Times New Roman" w:cs="Times New Roman" w:eastAsia="Times New Roman" w:hAnsi="Times New Roman"/>
        </w:rPr>
      </w:pPr>
      <w:sdt>
        <w:sdtPr>
          <w:id w:val="-1485506090"/>
          <w:tag w:val="goog_rdk_36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4 → Completed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status – Was the Request Successful?</w:t>
      </w:r>
    </w:p>
    <w:p w:rsidR="00000000" w:rsidDel="00000000" w:rsidP="00000000" w:rsidRDefault="00000000" w:rsidRPr="00000000" w14:paraId="00000A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Completing a request does not automatically mean it was successful.</w:t>
      </w:r>
    </w:p>
    <w:tbl>
      <w:tblPr>
        <w:tblStyle w:val="Table112"/>
        <w:tblW w:w="3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3"/>
        <w:gridCol w:w="2837"/>
        <w:tblGridChange w:id="0">
          <w:tblGrid>
            <w:gridCol w:w="803"/>
            <w:gridCol w:w="28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AD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Simple 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AD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AD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Requested resource not found</w:t>
            </w:r>
          </w:p>
        </w:tc>
      </w:tr>
    </w:tbl>
    <w:p w:rsidR="00000000" w:rsidDel="00000000" w:rsidP="00000000" w:rsidRDefault="00000000" w:rsidRPr="00000000" w14:paraId="00000A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 Required</w:t>
      </w:r>
    </w:p>
    <w:p w:rsidR="00000000" w:rsidDel="00000000" w:rsidP="00000000" w:rsidRDefault="00000000" w:rsidRPr="00000000" w14:paraId="00000A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xhttp.readyState == 4 &amp;&amp; xhttp.status == 200</w:t>
      </w:r>
    </w:p>
    <w:tbl>
      <w:tblPr>
        <w:tblStyle w:val="Table113"/>
        <w:tblW w:w="36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3"/>
        <w:gridCol w:w="2040"/>
        <w:tblGridChange w:id="0">
          <w:tblGrid>
            <w:gridCol w:w="1613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AD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 Answered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readyState == 4</w:t>
            </w:r>
          </w:p>
        </w:tc>
        <w:tc>
          <w:tcPr/>
          <w:p w:rsidR="00000000" w:rsidDel="00000000" w:rsidP="00000000" w:rsidRDefault="00000000" w:rsidRPr="00000000" w14:paraId="00000AE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 it finished?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== 200</w:t>
            </w:r>
          </w:p>
        </w:tc>
        <w:tc>
          <w:tcPr/>
          <w:p w:rsidR="00000000" w:rsidDel="00000000" w:rsidP="00000000" w:rsidRDefault="00000000" w:rsidRPr="00000000" w14:paraId="00000AE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 it successful?</w:t>
            </w:r>
          </w:p>
        </w:tc>
      </w:tr>
    </w:tbl>
    <w:p w:rsidR="00000000" w:rsidDel="00000000" w:rsidP="00000000" w:rsidRDefault="00000000" w:rsidRPr="00000000" w14:paraId="00000A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Memory Rule</w:t>
      </w:r>
    </w:p>
    <w:p w:rsidR="00000000" w:rsidDel="00000000" w:rsidP="00000000" w:rsidRDefault="00000000" w:rsidRPr="00000000" w14:paraId="00000A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= Finished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 =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onreadystatechange</w:t>
      </w:r>
    </w:p>
    <w:p w:rsidR="00000000" w:rsidDel="00000000" w:rsidP="00000000" w:rsidRDefault="00000000" w:rsidRPr="00000000" w14:paraId="00000A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needs to know when the request state changes.</w:t>
      </w:r>
    </w:p>
    <w:p w:rsidR="00000000" w:rsidDel="00000000" w:rsidP="00000000" w:rsidRDefault="00000000" w:rsidRPr="00000000" w14:paraId="00000A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xhttp.onreadystatechange = function() {</w:t>
      </w:r>
    </w:p>
    <w:p w:rsidR="00000000" w:rsidDel="00000000" w:rsidP="00000000" w:rsidRDefault="00000000" w:rsidRPr="00000000" w14:paraId="00000A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check readyState and status</w:t>
      </w:r>
    </w:p>
    <w:p w:rsidR="00000000" w:rsidDel="00000000" w:rsidP="00000000" w:rsidRDefault="00000000" w:rsidRPr="00000000" w14:paraId="00000A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tbl>
      <w:tblPr>
        <w:tblStyle w:val="Table114"/>
        <w:tblW w:w="46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2721"/>
        <w:tblGridChange w:id="0">
          <w:tblGrid>
            <w:gridCol w:w="1951"/>
            <w:gridCol w:w="27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AE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onreadystatechange</w:t>
            </w:r>
          </w:p>
        </w:tc>
        <w:tc>
          <w:tcPr/>
          <w:p w:rsidR="00000000" w:rsidDel="00000000" w:rsidP="00000000" w:rsidRDefault="00000000" w:rsidRPr="00000000" w14:paraId="00000AF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Detect request-state 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AF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Runs when state 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readyState</w:t>
            </w:r>
          </w:p>
        </w:tc>
        <w:tc>
          <w:tcPr/>
          <w:p w:rsidR="00000000" w:rsidDel="00000000" w:rsidP="00000000" w:rsidRDefault="00000000" w:rsidRPr="00000000" w14:paraId="00000A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completion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A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success</w:t>
            </w:r>
          </w:p>
        </w:tc>
      </w:tr>
    </w:tbl>
    <w:p w:rsidR="00000000" w:rsidDel="00000000" w:rsidP="00000000" w:rsidRDefault="00000000" w:rsidRPr="00000000" w14:paraId="00000A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Receive the XML Data</w:t>
      </w:r>
    </w:p>
    <w:p w:rsidR="00000000" w:rsidDel="00000000" w:rsidP="00000000" w:rsidRDefault="00000000" w:rsidRPr="00000000" w14:paraId="00000A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the request succeeds, obtain the XML response.</w:t>
      </w:r>
    </w:p>
    <w:p w:rsidR="00000000" w:rsidDel="00000000" w:rsidP="00000000" w:rsidRDefault="00000000" w:rsidRPr="00000000" w14:paraId="00000A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xmlDoc = xhttp.responseXML;</w:t>
      </w:r>
    </w:p>
    <w:tbl>
      <w:tblPr>
        <w:tblStyle w:val="Table115"/>
        <w:tblW w:w="4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5"/>
        <w:gridCol w:w="3391"/>
        <w:tblGridChange w:id="0">
          <w:tblGrid>
            <w:gridCol w:w="1475"/>
            <w:gridCol w:w="33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AF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xhttp</w:t>
            </w:r>
          </w:p>
        </w:tc>
        <w:tc>
          <w:tcPr/>
          <w:p w:rsidR="00000000" w:rsidDel="00000000" w:rsidP="00000000" w:rsidRDefault="00000000" w:rsidRPr="00000000" w14:paraId="00000B0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AJAX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responseXML</w:t>
            </w:r>
          </w:p>
        </w:tc>
        <w:tc>
          <w:tcPr/>
          <w:p w:rsidR="00000000" w:rsidDel="00000000" w:rsidP="00000000" w:rsidRDefault="00000000" w:rsidRPr="00000000" w14:paraId="00000B0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returned by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xmlDoc</w:t>
            </w:r>
          </w:p>
        </w:tc>
        <w:tc>
          <w:tcPr/>
          <w:p w:rsidR="00000000" w:rsidDel="00000000" w:rsidP="00000000" w:rsidRDefault="00000000" w:rsidRPr="00000000" w14:paraId="00000B0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Variable containing XML document</w:t>
            </w:r>
          </w:p>
        </w:tc>
      </w:tr>
    </w:tbl>
    <w:p w:rsidR="00000000" w:rsidDel="00000000" w:rsidP="00000000" w:rsidRDefault="00000000" w:rsidRPr="00000000" w14:paraId="00000B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Flow So Far</w:t>
      </w:r>
    </w:p>
    <w:tbl>
      <w:tblPr>
        <w:tblStyle w:val="Table116"/>
        <w:tblW w:w="28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5"/>
        <w:gridCol w:w="1952"/>
        <w:tblGridChange w:id="0">
          <w:tblGrid>
            <w:gridCol w:w="925"/>
            <w:gridCol w:w="19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B0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Code/Concept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B0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XMLHttpRequest()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</w:t>
            </w:r>
          </w:p>
        </w:tc>
        <w:tc>
          <w:tcPr/>
          <w:p w:rsidR="00000000" w:rsidDel="00000000" w:rsidP="00000000" w:rsidRDefault="00000000" w:rsidRPr="00000000" w14:paraId="00000B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</w:t>
            </w:r>
          </w:p>
        </w:tc>
        <w:tc>
          <w:tcPr/>
          <w:p w:rsidR="00000000" w:rsidDel="00000000" w:rsidP="00000000" w:rsidRDefault="00000000" w:rsidRPr="00000000" w14:paraId="00000B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</w:t>
            </w:r>
          </w:p>
        </w:tc>
        <w:tc>
          <w:tcPr/>
          <w:p w:rsidR="00000000" w:rsidDel="00000000" w:rsidP="00000000" w:rsidRDefault="00000000" w:rsidRPr="00000000" w14:paraId="00000B0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readyState +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</w:t>
            </w:r>
          </w:p>
        </w:tc>
        <w:tc>
          <w:tcPr/>
          <w:p w:rsidR="00000000" w:rsidDel="00000000" w:rsidP="00000000" w:rsidRDefault="00000000" w:rsidRPr="00000000" w14:paraId="00000B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responseXML</w:t>
            </w:r>
          </w:p>
        </w:tc>
      </w:tr>
    </w:tbl>
    <w:p w:rsidR="00000000" w:rsidDel="00000000" w:rsidP="00000000" w:rsidRDefault="00000000" w:rsidRPr="00000000" w14:paraId="00000B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Find Elements Inside XML</w:t>
      </w:r>
    </w:p>
    <w:p w:rsidR="00000000" w:rsidDel="00000000" w:rsidP="00000000" w:rsidRDefault="00000000" w:rsidRPr="00000000" w14:paraId="00000B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 the XML contains:</w:t>
      </w:r>
    </w:p>
    <w:p w:rsidR="00000000" w:rsidDel="00000000" w:rsidP="00000000" w:rsidRDefault="00000000" w:rsidRPr="00000000" w14:paraId="00000B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&lt;name&gt;Hospital&lt;/name&gt;</w:t>
      </w:r>
    </w:p>
    <w:p w:rsidR="00000000" w:rsidDel="00000000" w:rsidP="00000000" w:rsidRDefault="00000000" w:rsidRPr="00000000" w14:paraId="00000B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&lt;name&gt;Police Station&lt;/name&gt;</w:t>
      </w:r>
    </w:p>
    <w:p w:rsidR="00000000" w:rsidDel="00000000" w:rsidP="00000000" w:rsidRDefault="00000000" w:rsidRPr="00000000" w14:paraId="00000B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&lt;name&gt;Fire Station&lt;/name&gt;</w:t>
      </w:r>
    </w:p>
    <w:p w:rsidR="00000000" w:rsidDel="00000000" w:rsidP="00000000" w:rsidRDefault="00000000" w:rsidRPr="00000000" w14:paraId="00000B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find all &lt;name&gt; elements:</w:t>
      </w:r>
    </w:p>
    <w:p w:rsidR="00000000" w:rsidDel="00000000" w:rsidP="00000000" w:rsidRDefault="00000000" w:rsidRPr="00000000" w14:paraId="00000B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xmlDoc.getElementsByTagName("name");</w:t>
      </w:r>
    </w:p>
    <w:tbl>
      <w:tblPr>
        <w:tblStyle w:val="Table117"/>
        <w:tblW w:w="53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2"/>
        <w:gridCol w:w="3447"/>
        <w:tblGridChange w:id="0">
          <w:tblGrid>
            <w:gridCol w:w="1952"/>
            <w:gridCol w:w="34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B1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facility names</w:t>
            </w:r>
          </w:p>
        </w:tc>
        <w:tc>
          <w:tcPr/>
          <w:p w:rsidR="00000000" w:rsidDel="00000000" w:rsidP="00000000" w:rsidRDefault="00000000" w:rsidRPr="00000000" w14:paraId="00000B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getElementsByTagName("name")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locations</w:t>
            </w:r>
          </w:p>
        </w:tc>
        <w:tc>
          <w:tcPr/>
          <w:p w:rsidR="00000000" w:rsidDel="00000000" w:rsidP="00000000" w:rsidRDefault="00000000" w:rsidRPr="00000000" w14:paraId="00000B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getElementsByTagName("location")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contacts</w:t>
            </w:r>
          </w:p>
        </w:tc>
        <w:tc>
          <w:tcPr/>
          <w:p w:rsidR="00000000" w:rsidDel="00000000" w:rsidP="00000000" w:rsidRDefault="00000000" w:rsidRPr="00000000" w14:paraId="00000B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getElementsByTagName("contact")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working hours</w:t>
            </w:r>
          </w:p>
        </w:tc>
        <w:tc>
          <w:tcPr/>
          <w:p w:rsidR="00000000" w:rsidDel="00000000" w:rsidP="00000000" w:rsidRDefault="00000000" w:rsidRPr="00000000" w14:paraId="00000B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getElementsByTagName("hours")</w:t>
            </w:r>
          </w:p>
        </w:tc>
      </w:tr>
    </w:tbl>
    <w:p w:rsidR="00000000" w:rsidDel="00000000" w:rsidP="00000000" w:rsidRDefault="00000000" w:rsidRPr="00000000" w14:paraId="00000B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Access XML Text</w:t>
      </w:r>
    </w:p>
    <w:p w:rsidR="00000000" w:rsidDel="00000000" w:rsidP="00000000" w:rsidRDefault="00000000" w:rsidRPr="00000000" w14:paraId="00000B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 an XML element and getting the text inside it are different operations.</w:t>
      </w:r>
    </w:p>
    <w:p w:rsidR="00000000" w:rsidDel="00000000" w:rsidP="00000000" w:rsidRDefault="00000000" w:rsidRPr="00000000" w14:paraId="00000B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Suppose:</w:t>
      </w:r>
    </w:p>
    <w:p w:rsidR="00000000" w:rsidDel="00000000" w:rsidP="00000000" w:rsidRDefault="00000000" w:rsidRPr="00000000" w14:paraId="00000B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&lt;name&gt;Hospital&lt;/name&gt;</w:t>
      </w:r>
    </w:p>
    <w:p w:rsidR="00000000" w:rsidDel="00000000" w:rsidP="00000000" w:rsidRDefault="00000000" w:rsidRPr="00000000" w14:paraId="00000B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required data is:</w:t>
      </w:r>
    </w:p>
    <w:p w:rsidR="00000000" w:rsidDel="00000000" w:rsidP="00000000" w:rsidRDefault="00000000" w:rsidRPr="00000000" w14:paraId="00000B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Hospital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basic access pattern is:</w:t>
      </w:r>
    </w:p>
    <w:p w:rsidR="00000000" w:rsidDel="00000000" w:rsidP="00000000" w:rsidRDefault="00000000" w:rsidRPr="00000000" w14:paraId="00000B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xmlDoc.getElementsByTagName("name")[0].textContent</w:t>
      </w:r>
    </w:p>
    <w:tbl>
      <w:tblPr>
        <w:tblStyle w:val="Table118"/>
        <w:tblW w:w="3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8"/>
        <w:gridCol w:w="2532"/>
        <w:tblGridChange w:id="0">
          <w:tblGrid>
            <w:gridCol w:w="1298"/>
            <w:gridCol w:w="25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B2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"name"</w:t>
            </w:r>
          </w:p>
        </w:tc>
        <w:tc>
          <w:tcPr/>
          <w:p w:rsidR="00000000" w:rsidDel="00000000" w:rsidP="00000000" w:rsidRDefault="00000000" w:rsidRPr="00000000" w14:paraId="00000B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name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[0]</w:t>
            </w:r>
          </w:p>
        </w:tc>
        <w:tc>
          <w:tcPr/>
          <w:p w:rsidR="00000000" w:rsidDel="00000000" w:rsidP="00000000" w:rsidRDefault="00000000" w:rsidRPr="00000000" w14:paraId="00000B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name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.textContent</w:t>
            </w:r>
          </w:p>
        </w:tc>
        <w:tc>
          <w:tcPr/>
          <w:p w:rsidR="00000000" w:rsidDel="00000000" w:rsidP="00000000" w:rsidRDefault="00000000" w:rsidRPr="00000000" w14:paraId="00000B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Obtain text inside element</w:t>
            </w:r>
          </w:p>
        </w:tc>
      </w:tr>
    </w:tbl>
    <w:p w:rsidR="00000000" w:rsidDel="00000000" w:rsidP="00000000" w:rsidRDefault="00000000" w:rsidRPr="00000000" w14:paraId="00000B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Problem-Solving Rule</w:t>
      </w:r>
    </w:p>
    <w:p w:rsidR="00000000" w:rsidDel="00000000" w:rsidP="00000000" w:rsidRDefault="00000000" w:rsidRPr="00000000" w14:paraId="00000B36">
      <w:pPr>
        <w:rPr>
          <w:rFonts w:ascii="Times New Roman" w:cs="Times New Roman" w:eastAsia="Times New Roman" w:hAnsi="Times New Roman"/>
        </w:rPr>
      </w:pPr>
      <w:sdt>
        <w:sdtPr>
          <w:id w:val="-2062134218"/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Find Element → Choose Element → Read Text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21. Why Do We Need a Loop?</w:t>
      </w:r>
    </w:p>
    <w:p w:rsidR="00000000" w:rsidDel="00000000" w:rsidP="00000000" w:rsidRDefault="00000000" w:rsidRPr="00000000" w14:paraId="00000B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XML file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five facilities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just one.</w:t>
      </w:r>
    </w:p>
    <w:tbl>
      <w:tblPr>
        <w:tblStyle w:val="Table119"/>
        <w:tblW w:w="3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1"/>
        <w:gridCol w:w="1964"/>
        <w:tblGridChange w:id="0">
          <w:tblGrid>
            <w:gridCol w:w="2031"/>
            <w:gridCol w:w="19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Situation</w:t>
            </w:r>
          </w:p>
        </w:tc>
        <w:tc>
          <w:tcPr/>
          <w:p w:rsidR="00000000" w:rsidDel="00000000" w:rsidP="00000000" w:rsidRDefault="00000000" w:rsidRPr="00000000" w14:paraId="00000B3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facility</w:t>
            </w:r>
          </w:p>
        </w:tc>
        <w:tc>
          <w:tcPr/>
          <w:p w:rsidR="00000000" w:rsidDel="00000000" w:rsidP="00000000" w:rsidRDefault="00000000" w:rsidRPr="00000000" w14:paraId="00000B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one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Five facilities</w:t>
            </w:r>
          </w:p>
        </w:tc>
        <w:tc>
          <w:tcPr/>
          <w:p w:rsidR="00000000" w:rsidDel="00000000" w:rsidP="00000000" w:rsidRDefault="00000000" w:rsidRPr="00000000" w14:paraId="00000B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Repeat processing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Repeated processing</w:t>
            </w:r>
          </w:p>
        </w:tc>
        <w:tc>
          <w:tcPr/>
          <w:p w:rsidR="00000000" w:rsidDel="00000000" w:rsidP="00000000" w:rsidRDefault="00000000" w:rsidRPr="00000000" w14:paraId="00000B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Loop</w:t>
            </w:r>
          </w:p>
        </w:tc>
      </w:tr>
    </w:tbl>
    <w:p w:rsidR="00000000" w:rsidDel="00000000" w:rsidP="00000000" w:rsidRDefault="00000000" w:rsidRPr="00000000" w14:paraId="00000B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already learned for loops in Week 7, so now they apply that previous knowledge to XML data.</w:t>
      </w:r>
    </w:p>
    <w:p w:rsidR="00000000" w:rsidDel="00000000" w:rsidP="00000000" w:rsidRDefault="00000000" w:rsidRPr="00000000" w14:paraId="00000B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Logic Clue</w:t>
      </w:r>
    </w:p>
    <w:p w:rsidR="00000000" w:rsidDel="00000000" w:rsidP="00000000" w:rsidRDefault="00000000" w:rsidRPr="00000000" w14:paraId="00000B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(let i = 0; i &lt; facilities.length; i++) {</w:t>
      </w:r>
    </w:p>
    <w:p w:rsidR="00000000" w:rsidDel="00000000" w:rsidP="00000000" w:rsidRDefault="00000000" w:rsidRPr="00000000" w14:paraId="00000B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read each facility</w:t>
      </w:r>
    </w:p>
    <w:p w:rsidR="00000000" w:rsidDel="00000000" w:rsidP="00000000" w:rsidRDefault="00000000" w:rsidRPr="00000000" w14:paraId="00000B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B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22. Build the Output</w:t>
      </w:r>
    </w:p>
    <w:p w:rsidR="00000000" w:rsidDel="00000000" w:rsidP="00000000" w:rsidRDefault="00000000" w:rsidRPr="00000000" w14:paraId="00000B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every facility, students need to obtain:</w:t>
      </w:r>
    </w:p>
    <w:tbl>
      <w:tblPr>
        <w:tblStyle w:val="Table120"/>
        <w:tblW w:w="29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5"/>
        <w:gridCol w:w="1677"/>
        <w:tblGridChange w:id="0">
          <w:tblGrid>
            <w:gridCol w:w="1225"/>
            <w:gridCol w:w="1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XML Data</w:t>
            </w:r>
          </w:p>
        </w:tc>
        <w:tc>
          <w:tcPr/>
          <w:p w:rsidR="00000000" w:rsidDel="00000000" w:rsidP="00000000" w:rsidRDefault="00000000" w:rsidRPr="00000000" w14:paraId="00000B4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&lt;name&gt;</w:t>
            </w:r>
          </w:p>
        </w:tc>
        <w:tc>
          <w:tcPr/>
          <w:p w:rsidR="00000000" w:rsidDel="00000000" w:rsidP="00000000" w:rsidRDefault="00000000" w:rsidRPr="00000000" w14:paraId="00000B4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Facility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&lt;location&gt;</w:t>
            </w:r>
          </w:p>
        </w:tc>
        <w:tc>
          <w:tcPr/>
          <w:p w:rsidR="00000000" w:rsidDel="00000000" w:rsidP="00000000" w:rsidRDefault="00000000" w:rsidRPr="00000000" w14:paraId="00000B4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&lt;contact&gt;</w:t>
            </w:r>
          </w:p>
        </w:tc>
        <w:tc>
          <w:tcPr/>
          <w:p w:rsidR="00000000" w:rsidDel="00000000" w:rsidP="00000000" w:rsidRDefault="00000000" w:rsidRPr="00000000" w14:paraId="00000B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&lt;hours&gt;</w:t>
            </w:r>
          </w:p>
        </w:tc>
        <w:tc>
          <w:tcPr/>
          <w:p w:rsidR="00000000" w:rsidDel="00000000" w:rsidP="00000000" w:rsidRDefault="00000000" w:rsidRPr="00000000" w14:paraId="00000B5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Working Hours</w:t>
            </w:r>
          </w:p>
        </w:tc>
      </w:tr>
    </w:tbl>
    <w:p w:rsidR="00000000" w:rsidDel="00000000" w:rsidP="00000000" w:rsidRDefault="00000000" w:rsidRPr="00000000" w14:paraId="00000B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23. Display XML Data in HTML</w:t>
      </w:r>
    </w:p>
    <w:p w:rsidR="00000000" w:rsidDel="00000000" w:rsidP="00000000" w:rsidRDefault="00000000" w:rsidRPr="00000000" w14:paraId="00000B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place in HTML where the information will appear.</w:t>
      </w:r>
    </w:p>
    <w:p w:rsidR="00000000" w:rsidDel="00000000" w:rsidP="00000000" w:rsidRDefault="00000000" w:rsidRPr="00000000" w14:paraId="00000B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id="emergencyResult"&gt;&lt;/div&gt;</w:t>
      </w:r>
    </w:p>
    <w:p w:rsidR="00000000" w:rsidDel="00000000" w:rsidP="00000000" w:rsidRDefault="00000000" w:rsidRPr="00000000" w14:paraId="00000B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JavaScript can update it:</w:t>
      </w:r>
    </w:p>
    <w:p w:rsidR="00000000" w:rsidDel="00000000" w:rsidP="00000000" w:rsidRDefault="00000000" w:rsidRPr="00000000" w14:paraId="00000B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document.getElementById("emergencyResult").innerHTML = output;</w:t>
      </w:r>
    </w:p>
    <w:tbl>
      <w:tblPr>
        <w:tblStyle w:val="Table121"/>
        <w:tblW w:w="35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2141"/>
        <w:tblGridChange w:id="0">
          <w:tblGrid>
            <w:gridCol w:w="1400"/>
            <w:gridCol w:w="21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B5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</w:t>
            </w:r>
          </w:p>
        </w:tc>
        <w:tc>
          <w:tcPr/>
          <w:p w:rsidR="00000000" w:rsidDel="00000000" w:rsidP="00000000" w:rsidRDefault="00000000" w:rsidRPr="00000000" w14:paraId="00000B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AJAX</w:t>
            </w:r>
          </w:p>
        </w:tc>
        <w:tc>
          <w:tcPr/>
          <w:p w:rsidR="00000000" w:rsidDel="00000000" w:rsidP="00000000" w:rsidRDefault="00000000" w:rsidRPr="00000000" w14:paraId="00000B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Retrieves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DOM</w:t>
            </w:r>
          </w:p>
        </w:tc>
        <w:tc>
          <w:tcPr/>
          <w:p w:rsidR="00000000" w:rsidDel="00000000" w:rsidP="00000000" w:rsidRDefault="00000000" w:rsidRPr="00000000" w14:paraId="00000B6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Reads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DOM</w:t>
            </w:r>
          </w:p>
        </w:tc>
        <w:tc>
          <w:tcPr/>
          <w:p w:rsidR="00000000" w:rsidDel="00000000" w:rsidP="00000000" w:rsidRDefault="00000000" w:rsidRPr="00000000" w14:paraId="00000B6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information</w:t>
            </w:r>
          </w:p>
        </w:tc>
      </w:tr>
    </w:tbl>
    <w:p w:rsidR="00000000" w:rsidDel="00000000" w:rsidP="00000000" w:rsidRDefault="00000000" w:rsidRPr="00000000" w14:paraId="00000B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24. Connect the Button</w:t>
      </w:r>
    </w:p>
    <w:p w:rsidR="00000000" w:rsidDel="00000000" w:rsidP="00000000" w:rsidRDefault="00000000" w:rsidRPr="00000000" w14:paraId="00000B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citizen should control when emergency information is loaded.</w:t>
      </w:r>
    </w:p>
    <w:p w:rsidR="00000000" w:rsidDel="00000000" w:rsidP="00000000" w:rsidRDefault="00000000" w:rsidRPr="00000000" w14:paraId="00000B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onclick="loadEmergency()"&gt;</w:t>
      </w:r>
    </w:p>
    <w:p w:rsidR="00000000" w:rsidDel="00000000" w:rsidP="00000000" w:rsidRDefault="00000000" w:rsidRPr="00000000" w14:paraId="00000B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Load Emergency Information</w:t>
      </w:r>
    </w:p>
    <w:p w:rsidR="00000000" w:rsidDel="00000000" w:rsidP="00000000" w:rsidRDefault="00000000" w:rsidRPr="00000000" w14:paraId="00000B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&lt;/button&gt;</w:t>
      </w:r>
    </w:p>
    <w:tbl>
      <w:tblPr>
        <w:tblStyle w:val="Table122"/>
        <w:tblW w:w="45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1"/>
        <w:gridCol w:w="2742"/>
        <w:tblGridChange w:id="0">
          <w:tblGrid>
            <w:gridCol w:w="1811"/>
            <w:gridCol w:w="2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Action</w:t>
            </w:r>
          </w:p>
        </w:tc>
        <w:tc>
          <w:tcPr/>
          <w:p w:rsidR="00000000" w:rsidDel="00000000" w:rsidP="00000000" w:rsidRDefault="00000000" w:rsidRPr="00000000" w14:paraId="00000B6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 button</w:t>
            </w:r>
          </w:p>
        </w:tc>
        <w:tc>
          <w:tcPr/>
          <w:p w:rsidR="00000000" w:rsidDel="00000000" w:rsidP="00000000" w:rsidRDefault="00000000" w:rsidRPr="00000000" w14:paraId="00000B6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onclick occurs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occurs</w:t>
            </w:r>
          </w:p>
        </w:tc>
        <w:tc>
          <w:tcPr/>
          <w:p w:rsidR="00000000" w:rsidDel="00000000" w:rsidP="00000000" w:rsidRDefault="00000000" w:rsidRPr="00000000" w14:paraId="00000B6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loadEmergency() called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 executes</w:t>
            </w:r>
          </w:p>
        </w:tc>
        <w:tc>
          <w:tcPr/>
          <w:p w:rsidR="00000000" w:rsidDel="00000000" w:rsidP="00000000" w:rsidRDefault="00000000" w:rsidRPr="00000000" w14:paraId="00000B7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AJAX request starts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received</w:t>
            </w:r>
          </w:p>
        </w:tc>
        <w:tc>
          <w:tcPr/>
          <w:p w:rsidR="00000000" w:rsidDel="00000000" w:rsidP="00000000" w:rsidRDefault="00000000" w:rsidRPr="00000000" w14:paraId="00000B7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processed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 updated</w:t>
            </w:r>
          </w:p>
        </w:tc>
        <w:tc>
          <w:tcPr/>
          <w:p w:rsidR="00000000" w:rsidDel="00000000" w:rsidP="00000000" w:rsidRDefault="00000000" w:rsidRPr="00000000" w14:paraId="00000B7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 details displayed</w:t>
            </w:r>
          </w:p>
        </w:tc>
      </w:tr>
    </w:tbl>
    <w:p w:rsidR="00000000" w:rsidDel="00000000" w:rsidP="00000000" w:rsidRDefault="00000000" w:rsidRPr="00000000" w14:paraId="00000B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25. Complete Problem-Solving Guide</w:t>
      </w:r>
    </w:p>
    <w:tbl>
      <w:tblPr>
        <w:tblStyle w:val="Table123"/>
        <w:tblW w:w="66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3432"/>
        <w:gridCol w:w="2559"/>
        <w:tblGridChange w:id="0">
          <w:tblGrid>
            <w:gridCol w:w="632"/>
            <w:gridCol w:w="3432"/>
            <w:gridCol w:w="25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B7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Has to Do</w:t>
            </w:r>
          </w:p>
        </w:tc>
        <w:tc>
          <w:tcPr/>
          <w:p w:rsidR="00000000" w:rsidDel="00000000" w:rsidP="00000000" w:rsidRDefault="00000000" w:rsidRPr="00000000" w14:paraId="00000B7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7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separate emergency data file</w:t>
            </w:r>
          </w:p>
        </w:tc>
        <w:tc>
          <w:tcPr/>
          <w:p w:rsidR="00000000" w:rsidDel="00000000" w:rsidP="00000000" w:rsidRDefault="00000000" w:rsidRPr="00000000" w14:paraId="00000B7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B7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one root element</w:t>
            </w:r>
          </w:p>
        </w:tc>
        <w:tc>
          <w:tcPr/>
          <w:p w:rsidR="00000000" w:rsidDel="00000000" w:rsidP="00000000" w:rsidRDefault="00000000" w:rsidRPr="00000000" w14:paraId="00000B8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 root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B8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five facilities</w:t>
            </w:r>
          </w:p>
        </w:tc>
        <w:tc>
          <w:tcPr/>
          <w:p w:rsidR="00000000" w:rsidDel="00000000" w:rsidP="00000000" w:rsidRDefault="00000000" w:rsidRPr="00000000" w14:paraId="00000B8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Child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B8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name/location/contact/hours</w:t>
            </w:r>
          </w:p>
        </w:tc>
        <w:tc>
          <w:tcPr/>
          <w:p w:rsidR="00000000" w:rsidDel="00000000" w:rsidP="00000000" w:rsidRDefault="00000000" w:rsidRPr="00000000" w14:paraId="00000B8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Nested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B8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XML structure</w:t>
            </w:r>
          </w:p>
        </w:tc>
        <w:tc>
          <w:tcPr/>
          <w:p w:rsidR="00000000" w:rsidDel="00000000" w:rsidP="00000000" w:rsidRDefault="00000000" w:rsidRPr="00000000" w14:paraId="00000B8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Well-formed 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B8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Emergency Information section</w:t>
            </w:r>
          </w:p>
        </w:tc>
        <w:tc>
          <w:tcPr/>
          <w:p w:rsidR="00000000" w:rsidDel="00000000" w:rsidP="00000000" w:rsidRDefault="00000000" w:rsidRPr="00000000" w14:paraId="00000B8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B8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result area</w:t>
            </w:r>
          </w:p>
        </w:tc>
        <w:tc>
          <w:tcPr/>
          <w:p w:rsidR="00000000" w:rsidDel="00000000" w:rsidP="00000000" w:rsidRDefault="00000000" w:rsidRPr="00000000" w14:paraId="00000B8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&lt;div&gt; +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B9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Load button</w:t>
            </w:r>
          </w:p>
        </w:tc>
        <w:tc>
          <w:tcPr/>
          <w:p w:rsidR="00000000" w:rsidDel="00000000" w:rsidP="00000000" w:rsidRDefault="00000000" w:rsidRPr="00000000" w14:paraId="00000B9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&lt;button&gt;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B9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 function on click</w:t>
            </w:r>
          </w:p>
        </w:tc>
        <w:tc>
          <w:tcPr/>
          <w:p w:rsidR="00000000" w:rsidDel="00000000" w:rsidP="00000000" w:rsidRDefault="00000000" w:rsidRPr="00000000" w14:paraId="00000B9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onclick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B9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request object</w:t>
            </w:r>
          </w:p>
        </w:tc>
        <w:tc>
          <w:tcPr/>
          <w:p w:rsidR="00000000" w:rsidDel="00000000" w:rsidP="00000000" w:rsidRDefault="00000000" w:rsidRPr="00000000" w14:paraId="00000B9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XMLHttpRequest()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B9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Specify XML file</w:t>
            </w:r>
          </w:p>
        </w:tc>
        <w:tc>
          <w:tcPr/>
          <w:p w:rsidR="00000000" w:rsidDel="00000000" w:rsidP="00000000" w:rsidRDefault="00000000" w:rsidRPr="00000000" w14:paraId="00000B9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B9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 request</w:t>
            </w:r>
          </w:p>
        </w:tc>
        <w:tc>
          <w:tcPr/>
          <w:p w:rsidR="00000000" w:rsidDel="00000000" w:rsidP="00000000" w:rsidRDefault="00000000" w:rsidRPr="00000000" w14:paraId="00000B9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onreadystatechange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BA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completion</w:t>
            </w:r>
          </w:p>
        </w:tc>
        <w:tc>
          <w:tcPr/>
          <w:p w:rsidR="00000000" w:rsidDel="00000000" w:rsidP="00000000" w:rsidRDefault="00000000" w:rsidRPr="00000000" w14:paraId="00000BA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readyState ==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BA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success</w:t>
            </w:r>
          </w:p>
        </w:tc>
        <w:tc>
          <w:tcPr/>
          <w:p w:rsidR="00000000" w:rsidDel="00000000" w:rsidP="00000000" w:rsidRDefault="00000000" w:rsidRPr="00000000" w14:paraId="00000BA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== 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BA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Obtain XML</w:t>
            </w:r>
          </w:p>
        </w:tc>
        <w:tc>
          <w:tcPr/>
          <w:p w:rsidR="00000000" w:rsidDel="00000000" w:rsidP="00000000" w:rsidRDefault="00000000" w:rsidRPr="00000000" w14:paraId="00000BA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BA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facility elements</w:t>
            </w:r>
          </w:p>
        </w:tc>
        <w:tc>
          <w:tcPr/>
          <w:p w:rsidR="00000000" w:rsidDel="00000000" w:rsidP="00000000" w:rsidRDefault="00000000" w:rsidRPr="00000000" w14:paraId="00000BA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getElementsByTagName()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BA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Repeat through facilities</w:t>
            </w:r>
          </w:p>
        </w:tc>
        <w:tc>
          <w:tcPr/>
          <w:p w:rsidR="00000000" w:rsidDel="00000000" w:rsidP="00000000" w:rsidRDefault="00000000" w:rsidRPr="00000000" w14:paraId="00000BA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loop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BA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required values</w:t>
            </w:r>
          </w:p>
        </w:tc>
        <w:tc>
          <w:tcPr/>
          <w:p w:rsidR="00000000" w:rsidDel="00000000" w:rsidP="00000000" w:rsidRDefault="00000000" w:rsidRPr="00000000" w14:paraId="00000BB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.textContent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BB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output</w:t>
            </w:r>
          </w:p>
        </w:tc>
        <w:tc>
          <w:tcPr/>
          <w:p w:rsidR="00000000" w:rsidDel="00000000" w:rsidP="00000000" w:rsidRDefault="00000000" w:rsidRPr="00000000" w14:paraId="00000BB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Variable/String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BB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on webpage</w:t>
            </w:r>
          </w:p>
        </w:tc>
        <w:tc>
          <w:tcPr/>
          <w:p w:rsidR="00000000" w:rsidDel="00000000" w:rsidP="00000000" w:rsidRDefault="00000000" w:rsidRPr="00000000" w14:paraId="00000BB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innerHTML</w:t>
            </w:r>
          </w:p>
        </w:tc>
      </w:tr>
    </w:tbl>
    <w:p w:rsidR="00000000" w:rsidDel="00000000" w:rsidP="00000000" w:rsidRDefault="00000000" w:rsidRPr="00000000" w14:paraId="00000B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11 – Node.js + Express Setup</w:t>
      </w:r>
    </w:p>
    <w:p w:rsidR="00000000" w:rsidDel="00000000" w:rsidP="00000000" w:rsidRDefault="00000000" w:rsidRPr="00000000" w14:paraId="00000B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Open Existing Smart City Work</w:t>
      </w:r>
    </w:p>
    <w:tbl>
      <w:tblPr>
        <w:tblStyle w:val="Table124"/>
        <w:tblW w:w="426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3631"/>
        <w:tblGridChange w:id="0">
          <w:tblGrid>
            <w:gridCol w:w="632"/>
            <w:gridCol w:w="36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BC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 new folder named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SmartCity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BD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BD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</w:t>
            </w:r>
            <w:sdt>
              <w:sdtPr>
                <w:id w:val="597286016"/>
                <w:tag w:val="goog_rdk_3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rtl w:val="0"/>
                  </w:rPr>
                  <w:t xml:space="preserve">File → Open Folder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BD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the SmartCity folder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BD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</w:t>
            </w:r>
            <w:sdt>
              <w:sdtPr>
                <w:id w:val="-2562545"/>
                <w:tag w:val="goog_rdk_3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rtl w:val="0"/>
                  </w:rPr>
                  <w:t xml:space="preserve">Terminal → New Terminal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should point to the project folder:</w:t>
      </w:r>
    </w:p>
    <w:p w:rsidR="00000000" w:rsidDel="00000000" w:rsidP="00000000" w:rsidRDefault="00000000" w:rsidRPr="00000000" w14:paraId="00000B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...\SmartCity&gt;</w:t>
      </w:r>
    </w:p>
    <w:p w:rsidR="00000000" w:rsidDel="00000000" w:rsidP="00000000" w:rsidRDefault="00000000" w:rsidRPr="00000000" w14:paraId="00000B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Create Node Project</w:t>
      </w:r>
    </w:p>
    <w:p w:rsidR="00000000" w:rsidDel="00000000" w:rsidP="00000000" w:rsidRDefault="00000000" w:rsidRPr="00000000" w14:paraId="00000B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terminal, type:</w:t>
      </w:r>
    </w:p>
    <w:p w:rsidR="00000000" w:rsidDel="00000000" w:rsidP="00000000" w:rsidRDefault="00000000" w:rsidRPr="00000000" w14:paraId="00000B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init -y</w:t>
      </w:r>
    </w:p>
    <w:p w:rsidR="00000000" w:rsidDel="00000000" w:rsidP="00000000" w:rsidRDefault="00000000" w:rsidRPr="00000000" w14:paraId="00000B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B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check the folder.</w:t>
      </w:r>
    </w:p>
    <w:p w:rsidR="00000000" w:rsidDel="00000000" w:rsidP="00000000" w:rsidRDefault="00000000" w:rsidRPr="00000000" w14:paraId="00000B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SmartCity/</w:t>
      </w:r>
    </w:p>
    <w:p w:rsidR="00000000" w:rsidDel="00000000" w:rsidP="00000000" w:rsidRDefault="00000000" w:rsidRPr="00000000" w14:paraId="00000B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B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package.json</w:t>
      </w:r>
    </w:p>
    <w:p w:rsidR="00000000" w:rsidDel="00000000" w:rsidP="00000000" w:rsidRDefault="00000000" w:rsidRPr="00000000" w14:paraId="00000B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Happened?</w:t>
      </w:r>
    </w:p>
    <w:tbl>
      <w:tblPr>
        <w:tblStyle w:val="Table125"/>
        <w:tblW w:w="47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9"/>
        <w:gridCol w:w="3357"/>
        <w:tblGridChange w:id="0">
          <w:tblGrid>
            <w:gridCol w:w="1359"/>
            <w:gridCol w:w="33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BE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Simple 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npm</w:t>
            </w:r>
          </w:p>
        </w:tc>
        <w:tc>
          <w:tcPr/>
          <w:p w:rsidR="00000000" w:rsidDel="00000000" w:rsidP="00000000" w:rsidRDefault="00000000" w:rsidRPr="00000000" w14:paraId="00000BE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 Package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</w:t>
            </w:r>
          </w:p>
        </w:tc>
        <w:tc>
          <w:tcPr/>
          <w:p w:rsidR="00000000" w:rsidDel="00000000" w:rsidP="00000000" w:rsidRDefault="00000000" w:rsidRPr="00000000" w14:paraId="00000BE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 a Node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-y</w:t>
            </w:r>
          </w:p>
        </w:tc>
        <w:tc>
          <w:tcPr/>
          <w:p w:rsidR="00000000" w:rsidDel="00000000" w:rsidP="00000000" w:rsidRDefault="00000000" w:rsidRPr="00000000" w14:paraId="00000BE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 default settings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package.json</w:t>
            </w:r>
          </w:p>
        </w:tc>
        <w:tc>
          <w:tcPr/>
          <w:p w:rsidR="00000000" w:rsidDel="00000000" w:rsidP="00000000" w:rsidRDefault="00000000" w:rsidRPr="00000000" w14:paraId="00000BE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Information about our Node project</w:t>
            </w:r>
          </w:p>
        </w:tc>
      </w:tr>
    </w:tbl>
    <w:p w:rsidR="00000000" w:rsidDel="00000000" w:rsidP="00000000" w:rsidRDefault="00000000" w:rsidRPr="00000000" w14:paraId="00000B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npm init -y converts our folder into a Node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Install Express</w:t>
      </w:r>
    </w:p>
    <w:p w:rsidR="00000000" w:rsidDel="00000000" w:rsidP="00000000" w:rsidRDefault="00000000" w:rsidRPr="00000000" w14:paraId="00000B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same terminal:</w:t>
      </w:r>
    </w:p>
    <w:p w:rsidR="00000000" w:rsidDel="00000000" w:rsidP="00000000" w:rsidRDefault="00000000" w:rsidRPr="00000000" w14:paraId="00000B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install express</w:t>
      </w:r>
    </w:p>
    <w:p w:rsidR="00000000" w:rsidDel="00000000" w:rsidP="00000000" w:rsidRDefault="00000000" w:rsidRPr="00000000" w14:paraId="00000B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wait.</w:t>
      </w:r>
    </w:p>
    <w:p w:rsidR="00000000" w:rsidDel="00000000" w:rsidP="00000000" w:rsidRDefault="00000000" w:rsidRPr="00000000" w14:paraId="00000B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the project will contain approximately:</w:t>
      </w:r>
    </w:p>
    <w:p w:rsidR="00000000" w:rsidDel="00000000" w:rsidP="00000000" w:rsidRDefault="00000000" w:rsidRPr="00000000" w14:paraId="00000B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SmartCity/</w:t>
      </w:r>
    </w:p>
    <w:p w:rsidR="00000000" w:rsidDel="00000000" w:rsidP="00000000" w:rsidRDefault="00000000" w:rsidRPr="00000000" w14:paraId="00000B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B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node_modules/</w:t>
      </w:r>
    </w:p>
    <w:p w:rsidR="00000000" w:rsidDel="00000000" w:rsidP="00000000" w:rsidRDefault="00000000" w:rsidRPr="00000000" w14:paraId="00000B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package.json</w:t>
      </w:r>
    </w:p>
    <w:p w:rsidR="00000000" w:rsidDel="00000000" w:rsidP="00000000" w:rsidRDefault="00000000" w:rsidRPr="00000000" w14:paraId="00000B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package-lock.json</w:t>
      </w:r>
    </w:p>
    <w:p w:rsidR="00000000" w:rsidDel="00000000" w:rsidP="00000000" w:rsidRDefault="00000000" w:rsidRPr="00000000" w14:paraId="00000B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Understand Only These</w:t>
      </w:r>
    </w:p>
    <w:tbl>
      <w:tblPr>
        <w:tblStyle w:val="Table126"/>
        <w:tblW w:w="59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1"/>
        <w:gridCol w:w="4175"/>
        <w:tblGridChange w:id="0">
          <w:tblGrid>
            <w:gridCol w:w="1811"/>
            <w:gridCol w:w="41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BF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node_modules</w:t>
            </w:r>
          </w:p>
        </w:tc>
        <w:tc>
          <w:tcPr/>
          <w:p w:rsidR="00000000" w:rsidDel="00000000" w:rsidP="00000000" w:rsidRDefault="00000000" w:rsidRPr="00000000" w14:paraId="00000BF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Contains installed packages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package.json</w:t>
            </w:r>
          </w:p>
        </w:tc>
        <w:tc>
          <w:tcPr/>
          <w:p w:rsidR="00000000" w:rsidDel="00000000" w:rsidP="00000000" w:rsidRDefault="00000000" w:rsidRPr="00000000" w14:paraId="00000C0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package-lock.json</w:t>
            </w:r>
          </w:p>
        </w:tc>
        <w:tc>
          <w:tcPr/>
          <w:p w:rsidR="00000000" w:rsidDel="00000000" w:rsidP="00000000" w:rsidRDefault="00000000" w:rsidRPr="00000000" w14:paraId="00000C0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Information about installed package versions</w:t>
            </w:r>
          </w:p>
        </w:tc>
      </w:tr>
    </w:tbl>
    <w:p w:rsidR="00000000" w:rsidDel="00000000" w:rsidP="00000000" w:rsidRDefault="00000000" w:rsidRPr="00000000" w14:paraId="00000C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Create app.js</w:t>
      </w:r>
    </w:p>
    <w:p w:rsidR="00000000" w:rsidDel="00000000" w:rsidP="00000000" w:rsidRDefault="00000000" w:rsidRPr="00000000" w14:paraId="00000C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SmartCity, create a new file:</w:t>
      </w:r>
    </w:p>
    <w:p w:rsidR="00000000" w:rsidDel="00000000" w:rsidP="00000000" w:rsidRDefault="00000000" w:rsidRPr="00000000" w14:paraId="00000C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app.js</w:t>
      </w:r>
    </w:p>
    <w:p w:rsidR="00000000" w:rsidDel="00000000" w:rsidP="00000000" w:rsidRDefault="00000000" w:rsidRPr="00000000" w14:paraId="00000C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Now:</w:t>
      </w:r>
    </w:p>
    <w:p w:rsidR="00000000" w:rsidDel="00000000" w:rsidP="00000000" w:rsidRDefault="00000000" w:rsidRPr="00000000" w14:paraId="00000C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SmartCity/</w:t>
      </w:r>
    </w:p>
    <w:p w:rsidR="00000000" w:rsidDel="00000000" w:rsidP="00000000" w:rsidRDefault="00000000" w:rsidRPr="00000000" w14:paraId="00000C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C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node_modules/</w:t>
      </w:r>
    </w:p>
    <w:p w:rsidR="00000000" w:rsidDel="00000000" w:rsidP="00000000" w:rsidRDefault="00000000" w:rsidRPr="00000000" w14:paraId="00000C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app.js</w:t>
      </w:r>
    </w:p>
    <w:p w:rsidR="00000000" w:rsidDel="00000000" w:rsidP="00000000" w:rsidRDefault="00000000" w:rsidRPr="00000000" w14:paraId="00000C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package.json</w:t>
      </w:r>
    </w:p>
    <w:p w:rsidR="00000000" w:rsidDel="00000000" w:rsidP="00000000" w:rsidRDefault="00000000" w:rsidRPr="00000000" w14:paraId="00000C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package-lock.json</w:t>
      </w:r>
    </w:p>
    <w:p w:rsidR="00000000" w:rsidDel="00000000" w:rsidP="00000000" w:rsidRDefault="00000000" w:rsidRPr="00000000" w14:paraId="00000C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Bring Express into Our Program</w:t>
      </w:r>
    </w:p>
    <w:p w:rsidR="00000000" w:rsidDel="00000000" w:rsidP="00000000" w:rsidRDefault="00000000" w:rsidRPr="00000000" w14:paraId="00000C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app.js.</w:t>
      </w:r>
    </w:p>
    <w:p w:rsidR="00000000" w:rsidDel="00000000" w:rsidP="00000000" w:rsidRDefault="00000000" w:rsidRPr="00000000" w14:paraId="00000C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Type:</w:t>
      </w:r>
    </w:p>
    <w:p w:rsidR="00000000" w:rsidDel="00000000" w:rsidP="00000000" w:rsidRDefault="00000000" w:rsidRPr="00000000" w14:paraId="00000C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C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7"/>
        <w:tblW w:w="42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6"/>
        <w:gridCol w:w="3192"/>
        <w:tblGridChange w:id="0">
          <w:tblGrid>
            <w:gridCol w:w="1056"/>
            <w:gridCol w:w="3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C1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require()</w:t>
            </w:r>
          </w:p>
        </w:tc>
        <w:tc>
          <w:tcPr/>
          <w:p w:rsidR="00000000" w:rsidDel="00000000" w:rsidP="00000000" w:rsidRDefault="00000000" w:rsidRPr="00000000" w14:paraId="00000C1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Bring a package into our program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"express"</w:t>
            </w:r>
          </w:p>
        </w:tc>
        <w:tc>
          <w:tcPr/>
          <w:p w:rsidR="00000000" w:rsidDel="00000000" w:rsidP="00000000" w:rsidRDefault="00000000" w:rsidRPr="00000000" w14:paraId="00000C1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we installed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</w:t>
            </w:r>
          </w:p>
        </w:tc>
        <w:tc>
          <w:tcPr/>
          <w:p w:rsidR="00000000" w:rsidDel="00000000" w:rsidP="00000000" w:rsidRDefault="00000000" w:rsidRPr="00000000" w14:paraId="00000C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we use to access Express</w:t>
            </w:r>
          </w:p>
        </w:tc>
      </w:tr>
    </w:tbl>
    <w:p w:rsidR="00000000" w:rsidDel="00000000" w:rsidP="00000000" w:rsidRDefault="00000000" w:rsidRPr="00000000" w14:paraId="00000C1C">
      <w:pPr>
        <w:rPr>
          <w:rFonts w:ascii="Times New Roman" w:cs="Times New Roman" w:eastAsia="Times New Roman" w:hAnsi="Times New Roman"/>
        </w:rPr>
      </w:pPr>
      <w:sdt>
        <w:sdtPr>
          <w:id w:val="1013977487"/>
          <w:tag w:val="goog_rdk_4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Installed Express → Now use Express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 Create Express Application</w:t>
      </w:r>
    </w:p>
    <w:p w:rsidR="00000000" w:rsidDel="00000000" w:rsidP="00000000" w:rsidRDefault="00000000" w:rsidRPr="00000000" w14:paraId="00000C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line:</w:t>
      </w:r>
    </w:p>
    <w:p w:rsidR="00000000" w:rsidDel="00000000" w:rsidP="00000000" w:rsidRDefault="00000000" w:rsidRPr="00000000" w14:paraId="00000C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app = express();</w:t>
      </w:r>
    </w:p>
    <w:p w:rsidR="00000000" w:rsidDel="00000000" w:rsidP="00000000" w:rsidRDefault="00000000" w:rsidRPr="00000000" w14:paraId="00000C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app.js is:</w:t>
      </w:r>
    </w:p>
    <w:p w:rsidR="00000000" w:rsidDel="00000000" w:rsidP="00000000" w:rsidRDefault="00000000" w:rsidRPr="00000000" w14:paraId="00000C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C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app = express();</w:t>
      </w:r>
    </w:p>
    <w:p w:rsidR="00000000" w:rsidDel="00000000" w:rsidP="00000000" w:rsidRDefault="00000000" w:rsidRPr="00000000" w14:paraId="00000C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 represents our Express web application.</w:t>
      </w:r>
    </w:p>
    <w:p w:rsidR="00000000" w:rsidDel="00000000" w:rsidP="00000000" w:rsidRDefault="00000000" w:rsidRPr="00000000" w14:paraId="00000C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Don't go deeper than this for beginners.</w:t>
      </w:r>
    </w:p>
    <w:p w:rsidR="00000000" w:rsidDel="00000000" w:rsidP="00000000" w:rsidRDefault="00000000" w:rsidRPr="00000000" w14:paraId="00000C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 Create Home Page Response</w:t>
      </w:r>
    </w:p>
    <w:p w:rsidR="00000000" w:rsidDel="00000000" w:rsidP="00000000" w:rsidRDefault="00000000" w:rsidRPr="00000000" w14:paraId="00000C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Add:</w:t>
      </w:r>
    </w:p>
    <w:p w:rsidR="00000000" w:rsidDel="00000000" w:rsidP="00000000" w:rsidRDefault="00000000" w:rsidRPr="00000000" w14:paraId="00000C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app.get("/", function(req, res) {</w:t>
      </w:r>
    </w:p>
    <w:p w:rsidR="00000000" w:rsidDel="00000000" w:rsidP="00000000" w:rsidRDefault="00000000" w:rsidRPr="00000000" w14:paraId="00000C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res.send("Welcome to Smart City Information Portal");</w:t>
      </w:r>
    </w:p>
    <w:p w:rsidR="00000000" w:rsidDel="00000000" w:rsidP="00000000" w:rsidRDefault="00000000" w:rsidRPr="00000000" w14:paraId="00000C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C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explain it simply:</w:t>
      </w:r>
    </w:p>
    <w:tbl>
      <w:tblPr>
        <w:tblStyle w:val="Table128"/>
        <w:tblW w:w="3964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8"/>
        <w:gridCol w:w="2886"/>
        <w:tblGridChange w:id="0">
          <w:tblGrid>
            <w:gridCol w:w="1078"/>
            <w:gridCol w:w="28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C2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app.get()</w:t>
            </w:r>
          </w:p>
        </w:tc>
        <w:tc>
          <w:tcPr/>
          <w:p w:rsidR="00000000" w:rsidDel="00000000" w:rsidP="00000000" w:rsidRDefault="00000000" w:rsidRPr="00000000" w14:paraId="00000C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 a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C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</w:t>
            </w:r>
          </w:p>
        </w:tc>
        <w:tc>
          <w:tcPr/>
          <w:p w:rsidR="00000000" w:rsidDel="00000000" w:rsidP="00000000" w:rsidRDefault="00000000" w:rsidRPr="00000000" w14:paraId="00000C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coming from browser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</w:t>
            </w:r>
          </w:p>
        </w:tc>
        <w:tc>
          <w:tcPr/>
          <w:p w:rsidR="00000000" w:rsidDel="00000000" w:rsidP="00000000" w:rsidRDefault="00000000" w:rsidRPr="00000000" w14:paraId="00000C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Response going to browser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res.send()</w:t>
            </w:r>
          </w:p>
        </w:tc>
        <w:tc>
          <w:tcPr/>
          <w:p w:rsidR="00000000" w:rsidDel="00000000" w:rsidP="00000000" w:rsidRDefault="00000000" w:rsidRPr="00000000" w14:paraId="00000C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 something to browser</w:t>
            </w:r>
          </w:p>
        </w:tc>
      </w:tr>
    </w:tbl>
    <w:p w:rsidR="00000000" w:rsidDel="00000000" w:rsidP="00000000" w:rsidRDefault="00000000" w:rsidRPr="00000000" w14:paraId="00000C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Simple Flow</w:t>
      </w:r>
    </w:p>
    <w:p w:rsidR="00000000" w:rsidDel="00000000" w:rsidP="00000000" w:rsidRDefault="00000000" w:rsidRPr="00000000" w14:paraId="00000C3B">
      <w:pPr>
        <w:rPr>
          <w:rFonts w:ascii="Times New Roman" w:cs="Times New Roman" w:eastAsia="Times New Roman" w:hAnsi="Times New Roman"/>
        </w:rPr>
      </w:pPr>
      <w:sdt>
        <w:sdtPr>
          <w:id w:val="-2025571260"/>
          <w:tag w:val="goog_rdk_4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Browser asks → Express receives → Express responds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8: Start the Server</w:t>
      </w:r>
    </w:p>
    <w:p w:rsidR="00000000" w:rsidDel="00000000" w:rsidP="00000000" w:rsidRDefault="00000000" w:rsidRPr="00000000" w14:paraId="00000C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at the bottom:</w:t>
      </w:r>
    </w:p>
    <w:p w:rsidR="00000000" w:rsidDel="00000000" w:rsidP="00000000" w:rsidRDefault="00000000" w:rsidRPr="00000000" w14:paraId="00000C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app.listen(3000, function() {</w:t>
      </w:r>
    </w:p>
    <w:p w:rsidR="00000000" w:rsidDel="00000000" w:rsidP="00000000" w:rsidRDefault="00000000" w:rsidRPr="00000000" w14:paraId="00000C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console.log("Smart City Server Started");</w:t>
      </w:r>
    </w:p>
    <w:p w:rsidR="00000000" w:rsidDel="00000000" w:rsidP="00000000" w:rsidRDefault="00000000" w:rsidRPr="00000000" w14:paraId="00000C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C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app.js:</w:t>
      </w:r>
    </w:p>
    <w:p w:rsidR="00000000" w:rsidDel="00000000" w:rsidP="00000000" w:rsidRDefault="00000000" w:rsidRPr="00000000" w14:paraId="00000C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C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app = express();</w:t>
      </w:r>
    </w:p>
    <w:p w:rsidR="00000000" w:rsidDel="00000000" w:rsidP="00000000" w:rsidRDefault="00000000" w:rsidRPr="00000000" w14:paraId="00000C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app.get("/", function(req, res) {</w:t>
      </w:r>
    </w:p>
    <w:p w:rsidR="00000000" w:rsidDel="00000000" w:rsidP="00000000" w:rsidRDefault="00000000" w:rsidRPr="00000000" w14:paraId="00000C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res.send("Welcome to Smart City Information Portal");</w:t>
      </w:r>
    </w:p>
    <w:p w:rsidR="00000000" w:rsidDel="00000000" w:rsidP="00000000" w:rsidRDefault="00000000" w:rsidRPr="00000000" w14:paraId="00000C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C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app.listen(3000, function() {</w:t>
      </w:r>
    </w:p>
    <w:p w:rsidR="00000000" w:rsidDel="00000000" w:rsidP="00000000" w:rsidRDefault="00000000" w:rsidRPr="00000000" w14:paraId="00000C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console.log("Smart City Server Started");</w:t>
      </w:r>
    </w:p>
    <w:p w:rsidR="00000000" w:rsidDel="00000000" w:rsidP="00000000" w:rsidRDefault="00000000" w:rsidRPr="00000000" w14:paraId="00000C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C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enough for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first Express program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C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9: Run the Server</w:t>
      </w:r>
    </w:p>
    <w:p w:rsidR="00000000" w:rsidDel="00000000" w:rsidP="00000000" w:rsidRDefault="00000000" w:rsidRPr="00000000" w14:paraId="00000C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terminal:</w:t>
      </w:r>
    </w:p>
    <w:p w:rsidR="00000000" w:rsidDel="00000000" w:rsidP="00000000" w:rsidRDefault="00000000" w:rsidRPr="00000000" w14:paraId="00000C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 app.js</w:t>
      </w:r>
    </w:p>
    <w:p w:rsidR="00000000" w:rsidDel="00000000" w:rsidP="00000000" w:rsidRDefault="00000000" w:rsidRPr="00000000" w14:paraId="00000C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Expected:</w:t>
      </w:r>
    </w:p>
    <w:p w:rsidR="00000000" w:rsidDel="00000000" w:rsidP="00000000" w:rsidRDefault="00000000" w:rsidRPr="00000000" w14:paraId="00000C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City Server Started</w:t>
      </w:r>
    </w:p>
    <w:p w:rsidR="00000000" w:rsidDel="00000000" w:rsidP="00000000" w:rsidRDefault="00000000" w:rsidRPr="00000000" w14:paraId="00000C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C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this appears,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not close the terminal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C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server is running.</w:t>
      </w:r>
    </w:p>
    <w:p w:rsidR="00000000" w:rsidDel="00000000" w:rsidP="00000000" w:rsidRDefault="00000000" w:rsidRPr="00000000" w14:paraId="00000C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10: Open the Website</w:t>
      </w:r>
    </w:p>
    <w:p w:rsidR="00000000" w:rsidDel="00000000" w:rsidP="00000000" w:rsidRDefault="00000000" w:rsidRPr="00000000" w14:paraId="00000C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Chrome.</w:t>
      </w:r>
    </w:p>
    <w:p w:rsidR="00000000" w:rsidDel="00000000" w:rsidP="00000000" w:rsidRDefault="00000000" w:rsidRPr="00000000" w14:paraId="00000C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Enter:</w:t>
      </w:r>
    </w:p>
    <w:p w:rsidR="00000000" w:rsidDel="00000000" w:rsidP="00000000" w:rsidRDefault="00000000" w:rsidRPr="00000000" w14:paraId="00000C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http://localhost:3000</w:t>
      </w:r>
    </w:p>
    <w:p w:rsidR="00000000" w:rsidDel="00000000" w:rsidP="00000000" w:rsidRDefault="00000000" w:rsidRPr="00000000" w14:paraId="00000C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output:</w:t>
      </w:r>
    </w:p>
    <w:p w:rsidR="00000000" w:rsidDel="00000000" w:rsidP="00000000" w:rsidRDefault="00000000" w:rsidRPr="00000000" w14:paraId="00000C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 to Smart City Information Portal</w:t>
      </w:r>
    </w:p>
    <w:p w:rsidR="00000000" w:rsidDel="00000000" w:rsidP="00000000" w:rsidRDefault="00000000" w:rsidRPr="00000000" w14:paraId="00000C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11: Understand localhost:3000</w:t>
      </w:r>
    </w:p>
    <w:p w:rsidR="00000000" w:rsidDel="00000000" w:rsidP="00000000" w:rsidRDefault="00000000" w:rsidRPr="00000000" w14:paraId="00000C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complicate this.</w:t>
      </w:r>
    </w:p>
    <w:tbl>
      <w:tblPr>
        <w:tblStyle w:val="Table129"/>
        <w:tblW w:w="42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2"/>
        <w:gridCol w:w="2697"/>
        <w:tblGridChange w:id="0">
          <w:tblGrid>
            <w:gridCol w:w="1512"/>
            <w:gridCol w:w="26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C6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Beginner 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localhost</w:t>
            </w:r>
          </w:p>
        </w:tc>
        <w:tc>
          <w:tcPr/>
          <w:p w:rsidR="00000000" w:rsidDel="00000000" w:rsidP="00000000" w:rsidRDefault="00000000" w:rsidRPr="00000000" w14:paraId="00000C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Our own computer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C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 used by our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localhost:3000</w:t>
            </w:r>
          </w:p>
        </w:tc>
        <w:tc>
          <w:tcPr/>
          <w:p w:rsidR="00000000" w:rsidDel="00000000" w:rsidP="00000000" w:rsidRDefault="00000000" w:rsidRPr="00000000" w14:paraId="00000C6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 of our application</w:t>
            </w:r>
          </w:p>
        </w:tc>
      </w:tr>
    </w:tbl>
    <w:p w:rsidR="00000000" w:rsidDel="00000000" w:rsidP="00000000" w:rsidRDefault="00000000" w:rsidRPr="00000000" w14:paraId="00000C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So:</w:t>
      </w:r>
    </w:p>
    <w:p w:rsidR="00000000" w:rsidDel="00000000" w:rsidP="00000000" w:rsidRDefault="00000000" w:rsidRPr="00000000" w14:paraId="00000C6B">
      <w:pPr>
        <w:rPr>
          <w:rFonts w:ascii="Times New Roman" w:cs="Times New Roman" w:eastAsia="Times New Roman" w:hAnsi="Times New Roman"/>
        </w:rPr>
      </w:pPr>
      <w:sdt>
        <w:sdtPr>
          <w:id w:val="-31667977"/>
          <w:tag w:val="goog_rdk_4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Node.js runs the program → Express handles the web application → Browser accesses it through localhost.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12: Stop the Server</w:t>
      </w:r>
    </w:p>
    <w:p w:rsidR="00000000" w:rsidDel="00000000" w:rsidP="00000000" w:rsidRDefault="00000000" w:rsidRPr="00000000" w14:paraId="00000C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terminal and press:</w:t>
      </w:r>
    </w:p>
    <w:p w:rsidR="00000000" w:rsidDel="00000000" w:rsidP="00000000" w:rsidRDefault="00000000" w:rsidRPr="00000000" w14:paraId="00000C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Ctrl + C</w:t>
      </w:r>
    </w:p>
    <w:tbl>
      <w:tblPr>
        <w:tblStyle w:val="Table130"/>
        <w:tblW w:w="244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9"/>
        <w:gridCol w:w="1224"/>
        <w:tblGridChange w:id="0">
          <w:tblGrid>
            <w:gridCol w:w="1219"/>
            <w:gridCol w:w="1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C7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 app.js</w:t>
            </w:r>
          </w:p>
        </w:tc>
        <w:tc>
          <w:tcPr/>
          <w:p w:rsidR="00000000" w:rsidDel="00000000" w:rsidP="00000000" w:rsidRDefault="00000000" w:rsidRPr="00000000" w14:paraId="00000C7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Ctrl + C</w:t>
            </w:r>
          </w:p>
        </w:tc>
        <w:tc>
          <w:tcPr/>
          <w:p w:rsidR="00000000" w:rsidDel="00000000" w:rsidP="00000000" w:rsidRDefault="00000000" w:rsidRPr="00000000" w14:paraId="00000C7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Stop server</w:t>
            </w:r>
          </w:p>
        </w:tc>
      </w:tr>
    </w:tbl>
    <w:p w:rsidR="00000000" w:rsidDel="00000000" w:rsidP="00000000" w:rsidRDefault="00000000" w:rsidRPr="00000000" w14:paraId="00000C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13: Add Our Existing Smart City Website</w:t>
      </w:r>
    </w:p>
    <w:p w:rsidR="00000000" w:rsidDel="00000000" w:rsidP="00000000" w:rsidRDefault="00000000" w:rsidRPr="00000000" w14:paraId="00000C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we connect Weeks 4–10.</w:t>
      </w:r>
    </w:p>
    <w:p w:rsidR="00000000" w:rsidDel="00000000" w:rsidP="00000000" w:rsidRDefault="00000000" w:rsidRPr="00000000" w14:paraId="00000C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folder:</w:t>
      </w:r>
    </w:p>
    <w:p w:rsidR="00000000" w:rsidDel="00000000" w:rsidP="00000000" w:rsidRDefault="00000000" w:rsidRPr="00000000" w14:paraId="00000C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</w:t>
      </w:r>
    </w:p>
    <w:p w:rsidR="00000000" w:rsidDel="00000000" w:rsidP="00000000" w:rsidRDefault="00000000" w:rsidRPr="00000000" w14:paraId="00000C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structure:</w:t>
      </w:r>
    </w:p>
    <w:p w:rsidR="00000000" w:rsidDel="00000000" w:rsidP="00000000" w:rsidRDefault="00000000" w:rsidRPr="00000000" w14:paraId="00000C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SmartCity/</w:t>
      </w:r>
    </w:p>
    <w:p w:rsidR="00000000" w:rsidDel="00000000" w:rsidP="00000000" w:rsidRDefault="00000000" w:rsidRPr="00000000" w14:paraId="00000C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C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node_modules/</w:t>
      </w:r>
    </w:p>
    <w:p w:rsidR="00000000" w:rsidDel="00000000" w:rsidP="00000000" w:rsidRDefault="00000000" w:rsidRPr="00000000" w14:paraId="00000C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C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public/</w:t>
      </w:r>
    </w:p>
    <w:p w:rsidR="00000000" w:rsidDel="00000000" w:rsidP="00000000" w:rsidRDefault="00000000" w:rsidRPr="00000000" w14:paraId="00000C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C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app.js</w:t>
      </w:r>
    </w:p>
    <w:p w:rsidR="00000000" w:rsidDel="00000000" w:rsidP="00000000" w:rsidRDefault="00000000" w:rsidRPr="00000000" w14:paraId="00000C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package.json</w:t>
      </w:r>
    </w:p>
    <w:p w:rsidR="00000000" w:rsidDel="00000000" w:rsidP="00000000" w:rsidRDefault="00000000" w:rsidRPr="00000000" w14:paraId="00000C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package-lock.json</w:t>
      </w:r>
    </w:p>
    <w:p w:rsidR="00000000" w:rsidDel="00000000" w:rsidP="00000000" w:rsidRDefault="00000000" w:rsidRPr="00000000" w14:paraId="00000C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14: Copy Existing Work</w:t>
      </w:r>
    </w:p>
    <w:p w:rsidR="00000000" w:rsidDel="00000000" w:rsidP="00000000" w:rsidRDefault="00000000" w:rsidRPr="00000000" w14:paraId="00000C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 the Smart City files students already developed.</w:t>
      </w:r>
    </w:p>
    <w:p w:rsidR="00000000" w:rsidDel="00000000" w:rsidP="00000000" w:rsidRDefault="00000000" w:rsidRPr="00000000" w14:paraId="00000C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them into public.</w:t>
      </w:r>
    </w:p>
    <w:p w:rsidR="00000000" w:rsidDel="00000000" w:rsidP="00000000" w:rsidRDefault="00000000" w:rsidRPr="00000000" w14:paraId="00000C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C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SmartCity/</w:t>
      </w:r>
    </w:p>
    <w:p w:rsidR="00000000" w:rsidDel="00000000" w:rsidP="00000000" w:rsidRDefault="00000000" w:rsidRPr="00000000" w14:paraId="00000C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C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public/</w:t>
      </w:r>
    </w:p>
    <w:p w:rsidR="00000000" w:rsidDel="00000000" w:rsidP="00000000" w:rsidRDefault="00000000" w:rsidRPr="00000000" w14:paraId="00000C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index.html</w:t>
      </w:r>
    </w:p>
    <w:p w:rsidR="00000000" w:rsidDel="00000000" w:rsidP="00000000" w:rsidRDefault="00000000" w:rsidRPr="00000000" w14:paraId="00000C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style.css</w:t>
      </w:r>
    </w:p>
    <w:p w:rsidR="00000000" w:rsidDel="00000000" w:rsidP="00000000" w:rsidRDefault="00000000" w:rsidRPr="00000000" w14:paraId="00000C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script.js</w:t>
      </w:r>
    </w:p>
    <w:p w:rsidR="00000000" w:rsidDel="00000000" w:rsidP="00000000" w:rsidRDefault="00000000" w:rsidRPr="00000000" w14:paraId="00000C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images/</w:t>
      </w:r>
    </w:p>
    <w:p w:rsidR="00000000" w:rsidDel="00000000" w:rsidP="00000000" w:rsidRDefault="00000000" w:rsidRPr="00000000" w14:paraId="00000C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C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app.js</w:t>
      </w:r>
    </w:p>
    <w:p w:rsidR="00000000" w:rsidDel="00000000" w:rsidP="00000000" w:rsidRDefault="00000000" w:rsidRPr="00000000" w14:paraId="00000C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package.json</w:t>
      </w:r>
    </w:p>
    <w:p w:rsidR="00000000" w:rsidDel="00000000" w:rsidP="00000000" w:rsidRDefault="00000000" w:rsidRPr="00000000" w14:paraId="00000C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package-lock.json</w:t>
      </w:r>
    </w:p>
    <w:p w:rsidR="00000000" w:rsidDel="00000000" w:rsidP="00000000" w:rsidRDefault="00000000" w:rsidRPr="00000000" w14:paraId="00000C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node_modules/</w:t>
      </w:r>
    </w:p>
    <w:p w:rsidR="00000000" w:rsidDel="00000000" w:rsidP="00000000" w:rsidRDefault="00000000" w:rsidRPr="00000000" w14:paraId="00000C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15: Tell Express Where Our Website Is</w:t>
      </w:r>
    </w:p>
    <w:p w:rsidR="00000000" w:rsidDel="00000000" w:rsidP="00000000" w:rsidRDefault="00000000" w:rsidRPr="00000000" w14:paraId="00000C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app.js.</w:t>
      </w:r>
    </w:p>
    <w:p w:rsidR="00000000" w:rsidDel="00000000" w:rsidP="00000000" w:rsidRDefault="00000000" w:rsidRPr="00000000" w14:paraId="00000C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Add:</w:t>
      </w:r>
    </w:p>
    <w:p w:rsidR="00000000" w:rsidDel="00000000" w:rsidP="00000000" w:rsidRDefault="00000000" w:rsidRPr="00000000" w14:paraId="00000C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app.use(express.static("public"));</w:t>
      </w:r>
    </w:p>
    <w:p w:rsidR="00000000" w:rsidDel="00000000" w:rsidP="00000000" w:rsidRDefault="00000000" w:rsidRPr="00000000" w14:paraId="00000C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So:</w:t>
      </w:r>
    </w:p>
    <w:p w:rsidR="00000000" w:rsidDel="00000000" w:rsidP="00000000" w:rsidRDefault="00000000" w:rsidRPr="00000000" w14:paraId="00000C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C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app = express();</w:t>
      </w:r>
    </w:p>
    <w:p w:rsidR="00000000" w:rsidDel="00000000" w:rsidP="00000000" w:rsidRDefault="00000000" w:rsidRPr="00000000" w14:paraId="00000C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app.use(express.static("public"));</w:t>
      </w:r>
    </w:p>
    <w:p w:rsidR="00000000" w:rsidDel="00000000" w:rsidP="00000000" w:rsidRDefault="00000000" w:rsidRPr="00000000" w14:paraId="00000C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app.listen(3000, function() {</w:t>
      </w:r>
    </w:p>
    <w:p w:rsidR="00000000" w:rsidDel="00000000" w:rsidP="00000000" w:rsidRDefault="00000000" w:rsidRPr="00000000" w14:paraId="00000C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console.log("Smart City Server Started");</w:t>
      </w:r>
    </w:p>
    <w:p w:rsidR="00000000" w:rsidDel="00000000" w:rsidP="00000000" w:rsidRDefault="00000000" w:rsidRPr="00000000" w14:paraId="00000C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C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that we can now remove the temporary:</w:t>
      </w:r>
    </w:p>
    <w:p w:rsidR="00000000" w:rsidDel="00000000" w:rsidP="00000000" w:rsidRDefault="00000000" w:rsidRPr="00000000" w14:paraId="00000C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res.send("Welcome...");</w:t>
      </w:r>
    </w:p>
    <w:p w:rsidR="00000000" w:rsidDel="00000000" w:rsidP="00000000" w:rsidRDefault="00000000" w:rsidRPr="00000000" w14:paraId="00000C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we want Express to serve our actual index.html.</w:t>
      </w:r>
    </w:p>
    <w:p w:rsidR="00000000" w:rsidDel="00000000" w:rsidP="00000000" w:rsidRDefault="00000000" w:rsidRPr="00000000" w14:paraId="00000C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16: Start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Terminal:</w:t>
      </w:r>
    </w:p>
    <w:p w:rsidR="00000000" w:rsidDel="00000000" w:rsidP="00000000" w:rsidRDefault="00000000" w:rsidRPr="00000000" w14:paraId="00000C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 app.js</w:t>
      </w:r>
    </w:p>
    <w:p w:rsidR="00000000" w:rsidDel="00000000" w:rsidP="00000000" w:rsidRDefault="00000000" w:rsidRPr="00000000" w14:paraId="00000C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open:</w:t>
      </w:r>
    </w:p>
    <w:p w:rsidR="00000000" w:rsidDel="00000000" w:rsidP="00000000" w:rsidRDefault="00000000" w:rsidRPr="00000000" w14:paraId="00000C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http://localhost:3000</w:t>
      </w:r>
    </w:p>
    <w:p w:rsidR="00000000" w:rsidDel="00000000" w:rsidP="00000000" w:rsidRDefault="00000000" w:rsidRPr="00000000" w14:paraId="00000C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17: What Just Changed?</w:t>
      </w:r>
    </w:p>
    <w:p w:rsidR="00000000" w:rsidDel="00000000" w:rsidP="00000000" w:rsidRDefault="00000000" w:rsidRPr="00000000" w14:paraId="00000C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key teaching table.</w:t>
      </w:r>
    </w:p>
    <w:tbl>
      <w:tblPr>
        <w:tblStyle w:val="Table131"/>
        <w:tblW w:w="5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2"/>
        <w:gridCol w:w="2825"/>
        <w:tblGridChange w:id="0">
          <w:tblGrid>
            <w:gridCol w:w="2642"/>
            <w:gridCol w:w="28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Before </w:t>
            </w:r>
          </w:p>
        </w:tc>
        <w:tc>
          <w:tcPr/>
          <w:p w:rsidR="00000000" w:rsidDel="00000000" w:rsidP="00000000" w:rsidRDefault="00000000" w:rsidRPr="00000000" w14:paraId="00000CB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Week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index.html directly</w:t>
            </w:r>
          </w:p>
        </w:tc>
        <w:tc>
          <w:tcPr/>
          <w:p w:rsidR="00000000" w:rsidDel="00000000" w:rsidP="00000000" w:rsidRDefault="00000000" w:rsidRPr="00000000" w14:paraId="00000CB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localhost:3000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 loads local HTML</w:t>
            </w:r>
          </w:p>
        </w:tc>
        <w:tc>
          <w:tcPr/>
          <w:p w:rsidR="00000000" w:rsidDel="00000000" w:rsidP="00000000" w:rsidRDefault="00000000" w:rsidRPr="00000000" w14:paraId="00000CB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 serves HTML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website</w:t>
            </w:r>
          </w:p>
        </w:tc>
        <w:tc>
          <w:tcPr/>
          <w:p w:rsidR="00000000" w:rsidDel="00000000" w:rsidP="00000000" w:rsidRDefault="00000000" w:rsidRPr="00000000" w14:paraId="00000CB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Beginning of web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Mainly client side</w:t>
            </w:r>
          </w:p>
        </w:tc>
        <w:tc>
          <w:tcPr/>
          <w:p w:rsidR="00000000" w:rsidDel="00000000" w:rsidP="00000000" w:rsidRDefault="00000000" w:rsidRPr="00000000" w14:paraId="00000CB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+ server foundation</w:t>
            </w:r>
          </w:p>
        </w:tc>
      </w:tr>
    </w:tbl>
    <w:p w:rsidR="00000000" w:rsidDel="00000000" w:rsidP="00000000" w:rsidRDefault="00000000" w:rsidRPr="00000000" w14:paraId="00000C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18: Create One More Route</w:t>
      </w:r>
    </w:p>
    <w:p w:rsidR="00000000" w:rsidDel="00000000" w:rsidP="00000000" w:rsidRDefault="00000000" w:rsidRPr="00000000" w14:paraId="00000C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show them the smallest possible example of routing.</w:t>
      </w:r>
    </w:p>
    <w:p w:rsidR="00000000" w:rsidDel="00000000" w:rsidP="00000000" w:rsidRDefault="00000000" w:rsidRPr="00000000" w14:paraId="00000C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app.listen(), add:</w:t>
      </w:r>
    </w:p>
    <w:p w:rsidR="00000000" w:rsidDel="00000000" w:rsidP="00000000" w:rsidRDefault="00000000" w:rsidRPr="00000000" w14:paraId="00000C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app.get("/about", function(req, res) {</w:t>
      </w:r>
    </w:p>
    <w:p w:rsidR="00000000" w:rsidDel="00000000" w:rsidP="00000000" w:rsidRDefault="00000000" w:rsidRPr="00000000" w14:paraId="00000C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res.send("Smart City Information Portal - Municipal Corporation");</w:t>
      </w:r>
    </w:p>
    <w:p w:rsidR="00000000" w:rsidDel="00000000" w:rsidP="00000000" w:rsidRDefault="00000000" w:rsidRPr="00000000" w14:paraId="00000C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C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 the server:</w:t>
      </w:r>
    </w:p>
    <w:p w:rsidR="00000000" w:rsidDel="00000000" w:rsidP="00000000" w:rsidRDefault="00000000" w:rsidRPr="00000000" w14:paraId="00000C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 app.js</w:t>
      </w:r>
    </w:p>
    <w:p w:rsidR="00000000" w:rsidDel="00000000" w:rsidP="00000000" w:rsidRDefault="00000000" w:rsidRPr="00000000" w14:paraId="00000C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Open:</w:t>
      </w:r>
    </w:p>
    <w:p w:rsidR="00000000" w:rsidDel="00000000" w:rsidP="00000000" w:rsidRDefault="00000000" w:rsidRPr="00000000" w14:paraId="00000C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http://localhost:3000/about</w:t>
      </w:r>
    </w:p>
    <w:p w:rsidR="00000000" w:rsidDel="00000000" w:rsidP="00000000" w:rsidRDefault="00000000" w:rsidRPr="00000000" w14:paraId="00000C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Expected:</w:t>
      </w:r>
    </w:p>
    <w:p w:rsidR="00000000" w:rsidDel="00000000" w:rsidP="00000000" w:rsidRDefault="00000000" w:rsidRPr="00000000" w14:paraId="00000C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City Information Portal - Municipal Corporation</w:t>
      </w:r>
    </w:p>
    <w:p w:rsidR="00000000" w:rsidDel="00000000" w:rsidP="00000000" w:rsidRDefault="00000000" w:rsidRPr="00000000" w14:paraId="00000C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19: Understand Routes</w:t>
      </w:r>
    </w:p>
    <w:tbl>
      <w:tblPr>
        <w:tblStyle w:val="Table132"/>
        <w:tblW w:w="39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2"/>
        <w:gridCol w:w="1903"/>
        <w:tblGridChange w:id="0">
          <w:tblGrid>
            <w:gridCol w:w="2062"/>
            <w:gridCol w:w="19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CC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Happens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localhost:3000</w:t>
            </w:r>
          </w:p>
        </w:tc>
        <w:tc>
          <w:tcPr/>
          <w:p w:rsidR="00000000" w:rsidDel="00000000" w:rsidP="00000000" w:rsidRDefault="00000000" w:rsidRPr="00000000" w14:paraId="00000CC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 City website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localhost:3000/about</w:t>
            </w:r>
          </w:p>
        </w:tc>
        <w:tc>
          <w:tcPr/>
          <w:p w:rsidR="00000000" w:rsidDel="00000000" w:rsidP="00000000" w:rsidRDefault="00000000" w:rsidRPr="00000000" w14:paraId="00000C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About response</w:t>
            </w:r>
          </w:p>
        </w:tc>
      </w:tr>
    </w:tbl>
    <w:p w:rsidR="00000000" w:rsidDel="00000000" w:rsidP="00000000" w:rsidRDefault="00000000" w:rsidRPr="00000000" w14:paraId="00000C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route tells the server what to do when a particular URL is requested.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20: Final Setup Check</w:t>
      </w:r>
    </w:p>
    <w:p w:rsidR="00000000" w:rsidDel="00000000" w:rsidP="00000000" w:rsidRDefault="00000000" w:rsidRPr="00000000" w14:paraId="00000C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we start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JSON + AJAX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every student's system should satisfy this table.</w:t>
      </w:r>
    </w:p>
    <w:tbl>
      <w:tblPr>
        <w:tblStyle w:val="Table133"/>
        <w:tblW w:w="499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9"/>
        <w:gridCol w:w="1738"/>
        <w:tblGridChange w:id="0">
          <w:tblGrid>
            <w:gridCol w:w="3259"/>
            <w:gridCol w:w="17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Check</w:t>
            </w:r>
          </w:p>
        </w:tc>
        <w:tc>
          <w:tcPr/>
          <w:p w:rsidR="00000000" w:rsidDel="00000000" w:rsidP="00000000" w:rsidRDefault="00000000" w:rsidRPr="00000000" w14:paraId="00000CD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 installed</w:t>
            </w:r>
          </w:p>
        </w:tc>
        <w:tc>
          <w:tcPr/>
          <w:p w:rsidR="00000000" w:rsidDel="00000000" w:rsidP="00000000" w:rsidRDefault="00000000" w:rsidRPr="00000000" w14:paraId="00000CD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34442297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npm working</w:t>
            </w:r>
          </w:p>
        </w:tc>
        <w:tc>
          <w:tcPr/>
          <w:p w:rsidR="00000000" w:rsidDel="00000000" w:rsidP="00000000" w:rsidRDefault="00000000" w:rsidRPr="00000000" w14:paraId="00000CD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88207717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SmartCity folder created</w:t>
            </w:r>
          </w:p>
        </w:tc>
        <w:tc>
          <w:tcPr/>
          <w:p w:rsidR="00000000" w:rsidDel="00000000" w:rsidP="00000000" w:rsidRDefault="00000000" w:rsidRPr="00000000" w14:paraId="00000CD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4426676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npm init -y completed</w:t>
            </w:r>
          </w:p>
        </w:tc>
        <w:tc>
          <w:tcPr/>
          <w:p w:rsidR="00000000" w:rsidDel="00000000" w:rsidP="00000000" w:rsidRDefault="00000000" w:rsidRPr="00000000" w14:paraId="00000CD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02969188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 installed</w:t>
            </w:r>
          </w:p>
        </w:tc>
        <w:tc>
          <w:tcPr/>
          <w:p w:rsidR="00000000" w:rsidDel="00000000" w:rsidP="00000000" w:rsidRDefault="00000000" w:rsidRPr="00000000" w14:paraId="00000CD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97928839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app.js created</w:t>
            </w:r>
          </w:p>
        </w:tc>
        <w:tc>
          <w:tcPr/>
          <w:p w:rsidR="00000000" w:rsidDel="00000000" w:rsidP="00000000" w:rsidRDefault="00000000" w:rsidRPr="00000000" w14:paraId="00000CE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33842395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folder created</w:t>
            </w:r>
          </w:p>
        </w:tc>
        <w:tc>
          <w:tcPr/>
          <w:p w:rsidR="00000000" w:rsidDel="00000000" w:rsidP="00000000" w:rsidRDefault="00000000" w:rsidRPr="00000000" w14:paraId="00000CE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52911820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Existing Smart City files copied</w:t>
            </w:r>
          </w:p>
        </w:tc>
        <w:tc>
          <w:tcPr/>
          <w:p w:rsidR="00000000" w:rsidDel="00000000" w:rsidP="00000000" w:rsidRDefault="00000000" w:rsidRPr="00000000" w14:paraId="00000CE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200154770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 app.js works</w:t>
            </w:r>
          </w:p>
        </w:tc>
        <w:tc>
          <w:tcPr/>
          <w:p w:rsidR="00000000" w:rsidDel="00000000" w:rsidP="00000000" w:rsidRDefault="00000000" w:rsidRPr="00000000" w14:paraId="00000CE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14350492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localhost:3000 opens</w:t>
            </w:r>
          </w:p>
        </w:tc>
        <w:tc>
          <w:tcPr/>
          <w:p w:rsidR="00000000" w:rsidDel="00000000" w:rsidP="00000000" w:rsidRDefault="00000000" w:rsidRPr="00000000" w14:paraId="00000CE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12726964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Existing Smart City portal appears</w:t>
            </w:r>
          </w:p>
        </w:tc>
        <w:tc>
          <w:tcPr/>
          <w:p w:rsidR="00000000" w:rsidDel="00000000" w:rsidP="00000000" w:rsidRDefault="00000000" w:rsidRPr="00000000" w14:paraId="00000CE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17453327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/about route works</w:t>
            </w:r>
          </w:p>
        </w:tc>
        <w:tc>
          <w:tcPr/>
          <w:p w:rsidR="00000000" w:rsidDel="00000000" w:rsidP="00000000" w:rsidRDefault="00000000" w:rsidRPr="00000000" w14:paraId="00000CE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51970862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Commands </w:t>
      </w:r>
    </w:p>
    <w:tbl>
      <w:tblPr>
        <w:tblStyle w:val="Table134"/>
        <w:tblW w:w="390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8"/>
        <w:gridCol w:w="1915"/>
        <w:tblGridChange w:id="0">
          <w:tblGrid>
            <w:gridCol w:w="1988"/>
            <w:gridCol w:w="1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CF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Node project</w:t>
            </w:r>
          </w:p>
        </w:tc>
        <w:tc>
          <w:tcPr/>
          <w:p w:rsidR="00000000" w:rsidDel="00000000" w:rsidP="00000000" w:rsidRDefault="00000000" w:rsidRPr="00000000" w14:paraId="00000C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npm init -y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Install Express</w:t>
            </w:r>
          </w:p>
        </w:tc>
        <w:tc>
          <w:tcPr/>
          <w:p w:rsidR="00000000" w:rsidDel="00000000" w:rsidP="00000000" w:rsidRDefault="00000000" w:rsidRPr="00000000" w14:paraId="00000C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npm install express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 server</w:t>
            </w:r>
          </w:p>
        </w:tc>
        <w:tc>
          <w:tcPr/>
          <w:p w:rsidR="00000000" w:rsidDel="00000000" w:rsidP="00000000" w:rsidRDefault="00000000" w:rsidRPr="00000000" w14:paraId="00000C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 app.js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Stop server</w:t>
            </w:r>
          </w:p>
        </w:tc>
        <w:tc>
          <w:tcPr/>
          <w:p w:rsidR="00000000" w:rsidDel="00000000" w:rsidP="00000000" w:rsidRDefault="00000000" w:rsidRPr="00000000" w14:paraId="00000C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Ctrl + C</w:t>
            </w:r>
          </w:p>
        </w:tc>
      </w:tr>
    </w:tbl>
    <w:p w:rsidR="00000000" w:rsidDel="00000000" w:rsidP="00000000" w:rsidRDefault="00000000" w:rsidRPr="00000000" w14:paraId="00000CF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Week: 12-TypeScript and Angular Application Development</w:t>
      </w:r>
    </w:p>
    <w:p w:rsidR="00000000" w:rsidDel="00000000" w:rsidP="00000000" w:rsidRDefault="00000000" w:rsidRPr="00000000" w14:paraId="00000D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2"/>
        <w:gridCol w:w="2263"/>
        <w:gridCol w:w="1682"/>
        <w:gridCol w:w="3299"/>
        <w:tblGridChange w:id="0">
          <w:tblGrid>
            <w:gridCol w:w="1772"/>
            <w:gridCol w:w="2263"/>
            <w:gridCol w:w="1682"/>
            <w:gridCol w:w="32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D0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Earlier Approach</w:t>
            </w:r>
          </w:p>
        </w:tc>
        <w:tc>
          <w:tcPr/>
          <w:p w:rsidR="00000000" w:rsidDel="00000000" w:rsidP="00000000" w:rsidRDefault="00000000" w:rsidRPr="00000000" w14:paraId="00000D0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Week 12 Approach</w:t>
            </w:r>
          </w:p>
        </w:tc>
        <w:tc>
          <w:tcPr/>
          <w:p w:rsidR="00000000" w:rsidDel="00000000" w:rsidP="00000000" w:rsidRDefault="00000000" w:rsidRPr="00000000" w14:paraId="00000D0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 the Change is Useful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structure</w:t>
            </w:r>
          </w:p>
        </w:tc>
        <w:tc>
          <w:tcPr/>
          <w:p w:rsidR="00000000" w:rsidDel="00000000" w:rsidP="00000000" w:rsidRDefault="00000000" w:rsidRPr="00000000" w14:paraId="00000D0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Separate webpages</w:t>
            </w:r>
          </w:p>
        </w:tc>
        <w:tc>
          <w:tcPr/>
          <w:p w:rsidR="00000000" w:rsidDel="00000000" w:rsidP="00000000" w:rsidRDefault="00000000" w:rsidRPr="00000000" w14:paraId="00000D0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application</w:t>
            </w:r>
          </w:p>
        </w:tc>
        <w:tc>
          <w:tcPr/>
          <w:p w:rsidR="00000000" w:rsidDel="00000000" w:rsidP="00000000" w:rsidRDefault="00000000" w:rsidRPr="00000000" w14:paraId="00000D0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Organizes a growing website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</w:t>
            </w:r>
          </w:p>
        </w:tc>
        <w:tc>
          <w:tcPr/>
          <w:p w:rsidR="00000000" w:rsidDel="00000000" w:rsidP="00000000" w:rsidRDefault="00000000" w:rsidRPr="00000000" w14:paraId="00000D0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</w:t>
            </w:r>
          </w:p>
        </w:tc>
        <w:tc>
          <w:tcPr/>
          <w:p w:rsidR="00000000" w:rsidDel="00000000" w:rsidP="00000000" w:rsidRDefault="00000000" w:rsidRPr="00000000" w14:paraId="00000D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TypeScript</w:t>
            </w:r>
          </w:p>
        </w:tc>
        <w:tc>
          <w:tcPr/>
          <w:p w:rsidR="00000000" w:rsidDel="00000000" w:rsidP="00000000" w:rsidRDefault="00000000" w:rsidRPr="00000000" w14:paraId="00000D0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structured and typed application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Website sections</w:t>
            </w:r>
          </w:p>
        </w:tc>
        <w:tc>
          <w:tcPr/>
          <w:p w:rsidR="00000000" w:rsidDel="00000000" w:rsidP="00000000" w:rsidRDefault="00000000" w:rsidRPr="00000000" w14:paraId="00000D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Individual HTML pages</w:t>
            </w:r>
          </w:p>
        </w:tc>
        <w:tc>
          <w:tcPr/>
          <w:p w:rsidR="00000000" w:rsidDel="00000000" w:rsidP="00000000" w:rsidRDefault="00000000" w:rsidRPr="00000000" w14:paraId="00000D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Components</w:t>
            </w:r>
          </w:p>
        </w:tc>
        <w:tc>
          <w:tcPr/>
          <w:p w:rsidR="00000000" w:rsidDel="00000000" w:rsidP="00000000" w:rsidRDefault="00000000" w:rsidRPr="00000000" w14:paraId="00000D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Separates application 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display</w:t>
            </w:r>
          </w:p>
        </w:tc>
        <w:tc>
          <w:tcPr/>
          <w:p w:rsidR="00000000" w:rsidDel="00000000" w:rsidP="00000000" w:rsidRDefault="00000000" w:rsidRPr="00000000" w14:paraId="00000D1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DOM manipulation</w:t>
            </w:r>
          </w:p>
        </w:tc>
        <w:tc>
          <w:tcPr/>
          <w:p w:rsidR="00000000" w:rsidDel="00000000" w:rsidP="00000000" w:rsidRDefault="00000000" w:rsidRPr="00000000" w14:paraId="00000D1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binding</w:t>
            </w:r>
          </w:p>
        </w:tc>
        <w:tc>
          <w:tcPr/>
          <w:p w:rsidR="00000000" w:rsidDel="00000000" w:rsidP="00000000" w:rsidRDefault="00000000" w:rsidRPr="00000000" w14:paraId="00000D1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Connects application data with the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D1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Page-to-page links</w:t>
            </w:r>
          </w:p>
        </w:tc>
        <w:tc>
          <w:tcPr/>
          <w:p w:rsidR="00000000" w:rsidDel="00000000" w:rsidP="00000000" w:rsidRDefault="00000000" w:rsidRPr="00000000" w14:paraId="00000D1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routing</w:t>
            </w:r>
          </w:p>
        </w:tc>
        <w:tc>
          <w:tcPr/>
          <w:p w:rsidR="00000000" w:rsidDel="00000000" w:rsidP="00000000" w:rsidRDefault="00000000" w:rsidRPr="00000000" w14:paraId="00000D1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Supports SPA-style navigation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request</w:t>
            </w:r>
          </w:p>
        </w:tc>
        <w:tc>
          <w:tcPr/>
          <w:p w:rsidR="00000000" w:rsidDel="00000000" w:rsidP="00000000" w:rsidRDefault="00000000" w:rsidRPr="00000000" w14:paraId="00000D1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AJAX / XMLHttpRequest</w:t>
            </w:r>
          </w:p>
        </w:tc>
        <w:tc>
          <w:tcPr/>
          <w:p w:rsidR="00000000" w:rsidDel="00000000" w:rsidP="00000000" w:rsidRDefault="00000000" w:rsidRPr="00000000" w14:paraId="00000D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Client</w:t>
            </w:r>
          </w:p>
        </w:tc>
        <w:tc>
          <w:tcPr/>
          <w:p w:rsidR="00000000" w:rsidDel="00000000" w:rsidP="00000000" w:rsidRDefault="00000000" w:rsidRPr="00000000" w14:paraId="00000D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Angular's structured HTTP communication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Data-access logic</w:t>
            </w:r>
          </w:p>
        </w:tc>
        <w:tc>
          <w:tcPr/>
          <w:p w:rsidR="00000000" w:rsidDel="00000000" w:rsidP="00000000" w:rsidRDefault="00000000" w:rsidRPr="00000000" w14:paraId="00000D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Functions in JavaScript</w:t>
            </w:r>
          </w:p>
        </w:tc>
        <w:tc>
          <w:tcPr/>
          <w:p w:rsidR="00000000" w:rsidDel="00000000" w:rsidP="00000000" w:rsidRDefault="00000000" w:rsidRPr="00000000" w14:paraId="00000D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service</w:t>
            </w:r>
          </w:p>
        </w:tc>
        <w:tc>
          <w:tcPr/>
          <w:p w:rsidR="00000000" w:rsidDel="00000000" w:rsidP="00000000" w:rsidRDefault="00000000" w:rsidRPr="00000000" w14:paraId="00000D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Separates server communication from presentation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D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 + Express</w:t>
            </w:r>
          </w:p>
        </w:tc>
        <w:tc>
          <w:tcPr/>
          <w:p w:rsidR="00000000" w:rsidDel="00000000" w:rsidP="00000000" w:rsidRDefault="00000000" w:rsidRPr="00000000" w14:paraId="00000D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 + Express</w:t>
            </w:r>
          </w:p>
        </w:tc>
        <w:tc>
          <w:tcPr/>
          <w:p w:rsidR="00000000" w:rsidDel="00000000" w:rsidP="00000000" w:rsidRDefault="00000000" w:rsidRPr="00000000" w14:paraId="00000D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Existing backend can continue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exchange</w:t>
            </w:r>
          </w:p>
        </w:tc>
        <w:tc>
          <w:tcPr/>
          <w:p w:rsidR="00000000" w:rsidDel="00000000" w:rsidP="00000000" w:rsidRDefault="00000000" w:rsidRPr="00000000" w14:paraId="00000D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D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D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Suitable structured client-server data exchange</w:t>
            </w:r>
          </w:p>
        </w:tc>
      </w:tr>
    </w:tbl>
    <w:p w:rsidR="00000000" w:rsidDel="00000000" w:rsidP="00000000" w:rsidRDefault="00000000" w:rsidRPr="00000000" w14:paraId="00000D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Requirement to Angular Concept Mapping</w:t>
      </w:r>
    </w:p>
    <w:tbl>
      <w:tblPr>
        <w:tblStyle w:val="Table13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4"/>
        <w:gridCol w:w="2597"/>
        <w:gridCol w:w="1812"/>
        <w:gridCol w:w="2003"/>
        <w:tblGridChange w:id="0">
          <w:tblGrid>
            <w:gridCol w:w="2604"/>
            <w:gridCol w:w="2597"/>
            <w:gridCol w:w="1812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Scenario Requirement</w:t>
            </w:r>
          </w:p>
        </w:tc>
        <w:tc>
          <w:tcPr/>
          <w:p w:rsidR="00000000" w:rsidDel="00000000" w:rsidP="00000000" w:rsidRDefault="00000000" w:rsidRPr="00000000" w14:paraId="00000D2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Should the Student Think?</w:t>
            </w:r>
          </w:p>
        </w:tc>
        <w:tc>
          <w:tcPr/>
          <w:p w:rsidR="00000000" w:rsidDel="00000000" w:rsidP="00000000" w:rsidRDefault="00000000" w:rsidRPr="00000000" w14:paraId="00000D2F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 Required</w:t>
            </w:r>
          </w:p>
        </w:tc>
        <w:tc>
          <w:tcPr/>
          <w:p w:rsidR="00000000" w:rsidDel="00000000" w:rsidP="00000000" w:rsidRDefault="00000000" w:rsidRPr="00000000" w14:paraId="00000D30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Portal has several functional sections</w:t>
            </w:r>
          </w:p>
        </w:tc>
        <w:tc>
          <w:tcPr/>
          <w:p w:rsidR="00000000" w:rsidDel="00000000" w:rsidP="00000000" w:rsidRDefault="00000000" w:rsidRPr="00000000" w14:paraId="00000D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can each section be managed independently?</w:t>
            </w:r>
          </w:p>
        </w:tc>
        <w:tc>
          <w:tcPr/>
          <w:p w:rsidR="00000000" w:rsidDel="00000000" w:rsidP="00000000" w:rsidRDefault="00000000" w:rsidRPr="00000000" w14:paraId="00000D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Components</w:t>
            </w:r>
          </w:p>
        </w:tc>
        <w:tc>
          <w:tcPr/>
          <w:p w:rsidR="00000000" w:rsidDel="00000000" w:rsidP="00000000" w:rsidRDefault="00000000" w:rsidRPr="00000000" w14:paraId="00000D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Divide the application into manageable parts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Existing website should become a SPA</w:t>
            </w:r>
          </w:p>
        </w:tc>
        <w:tc>
          <w:tcPr/>
          <w:p w:rsidR="00000000" w:rsidDel="00000000" w:rsidP="00000000" w:rsidRDefault="00000000" w:rsidRPr="00000000" w14:paraId="00000D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can sections change without loading separate webpages?</w:t>
            </w:r>
          </w:p>
        </w:tc>
        <w:tc>
          <w:tcPr/>
          <w:p w:rsidR="00000000" w:rsidDel="00000000" w:rsidP="00000000" w:rsidRDefault="00000000" w:rsidRPr="00000000" w14:paraId="00000D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Routing</w:t>
            </w:r>
          </w:p>
        </w:tc>
        <w:tc>
          <w:tcPr/>
          <w:p w:rsidR="00000000" w:rsidDel="00000000" w:rsidP="00000000" w:rsidRDefault="00000000" w:rsidRPr="00000000" w14:paraId="00000D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components according to navigation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data has a fixed structure</w:t>
            </w:r>
          </w:p>
        </w:tc>
        <w:tc>
          <w:tcPr/>
          <w:p w:rsidR="00000000" w:rsidDel="00000000" w:rsidP="00000000" w:rsidRDefault="00000000" w:rsidRPr="00000000" w14:paraId="00000D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can expected fields and data types be defined?</w:t>
            </w:r>
          </w:p>
        </w:tc>
        <w:tc>
          <w:tcPr/>
          <w:p w:rsidR="00000000" w:rsidDel="00000000" w:rsidP="00000000" w:rsidRDefault="00000000" w:rsidRPr="00000000" w14:paraId="00000D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TypeScript Interface</w:t>
            </w:r>
          </w:p>
        </w:tc>
        <w:tc>
          <w:tcPr/>
          <w:p w:rsidR="00000000" w:rsidDel="00000000" w:rsidP="00000000" w:rsidRDefault="00000000" w:rsidRPr="00000000" w14:paraId="00000D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the structure of transport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contains text, numbers and Boolean values</w:t>
            </w:r>
          </w:p>
        </w:tc>
        <w:tc>
          <w:tcPr/>
          <w:p w:rsidR="00000000" w:rsidDel="00000000" w:rsidP="00000000" w:rsidRDefault="00000000" w:rsidRPr="00000000" w14:paraId="00000D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can data types be clearly represented?</w:t>
            </w:r>
          </w:p>
        </w:tc>
        <w:tc>
          <w:tcPr/>
          <w:p w:rsidR="00000000" w:rsidDel="00000000" w:rsidP="00000000" w:rsidRDefault="00000000" w:rsidRPr="00000000" w14:paraId="00000D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TypeScript Types</w:t>
            </w:r>
          </w:p>
        </w:tc>
        <w:tc>
          <w:tcPr/>
          <w:p w:rsidR="00000000" w:rsidDel="00000000" w:rsidP="00000000" w:rsidRDefault="00000000" w:rsidRPr="00000000" w14:paraId="00000D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Improves structure and type checking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TypeScript data must appear on the webpage</w:t>
            </w:r>
          </w:p>
        </w:tc>
        <w:tc>
          <w:tcPr/>
          <w:p w:rsidR="00000000" w:rsidDel="00000000" w:rsidP="00000000" w:rsidRDefault="00000000" w:rsidRPr="00000000" w14:paraId="00000D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can application data reach HTML?</w:t>
            </w:r>
          </w:p>
        </w:tc>
        <w:tc>
          <w:tcPr/>
          <w:p w:rsidR="00000000" w:rsidDel="00000000" w:rsidP="00000000" w:rsidRDefault="00000000" w:rsidRPr="00000000" w14:paraId="00000D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Binding</w:t>
            </w:r>
          </w:p>
        </w:tc>
        <w:tc>
          <w:tcPr/>
          <w:p w:rsidR="00000000" w:rsidDel="00000000" w:rsidP="00000000" w:rsidRDefault="00000000" w:rsidRPr="00000000" w14:paraId="00000D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Connects component data to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Button should perform an operation</w:t>
            </w:r>
          </w:p>
        </w:tc>
        <w:tc>
          <w:tcPr/>
          <w:p w:rsidR="00000000" w:rsidDel="00000000" w:rsidP="00000000" w:rsidRDefault="00000000" w:rsidRPr="00000000" w14:paraId="00000D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can user interaction trigger application logic?</w:t>
            </w:r>
          </w:p>
        </w:tc>
        <w:tc>
          <w:tcPr/>
          <w:p w:rsidR="00000000" w:rsidDel="00000000" w:rsidP="00000000" w:rsidRDefault="00000000" w:rsidRPr="00000000" w14:paraId="00000D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Binding</w:t>
            </w:r>
          </w:p>
        </w:tc>
        <w:tc>
          <w:tcPr/>
          <w:p w:rsidR="00000000" w:rsidDel="00000000" w:rsidP="00000000" w:rsidRDefault="00000000" w:rsidRPr="00000000" w14:paraId="00000D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Connects user events to component methods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transport records must appear</w:t>
            </w:r>
          </w:p>
        </w:tc>
        <w:tc>
          <w:tcPr/>
          <w:p w:rsidR="00000000" w:rsidDel="00000000" w:rsidP="00000000" w:rsidRDefault="00000000" w:rsidRPr="00000000" w14:paraId="00000D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can repeated data be displayed?</w:t>
            </w:r>
          </w:p>
        </w:tc>
        <w:tc>
          <w:tcPr/>
          <w:p w:rsidR="00000000" w:rsidDel="00000000" w:rsidP="00000000" w:rsidRDefault="00000000" w:rsidRPr="00000000" w14:paraId="00000D4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Directive / Template Control Flow</w:t>
            </w:r>
          </w:p>
        </w:tc>
        <w:tc>
          <w:tcPr/>
          <w:p w:rsidR="00000000" w:rsidDel="00000000" w:rsidP="00000000" w:rsidRDefault="00000000" w:rsidRPr="00000000" w14:paraId="00000D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Repeats UI for collection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communication should not be mixed with presentation</w:t>
            </w:r>
          </w:p>
        </w:tc>
        <w:tc>
          <w:tcPr/>
          <w:p w:rsidR="00000000" w:rsidDel="00000000" w:rsidP="00000000" w:rsidRDefault="00000000" w:rsidRPr="00000000" w14:paraId="00000D4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should data-access operations be maintained?</w:t>
            </w:r>
          </w:p>
        </w:tc>
        <w:tc>
          <w:tcPr/>
          <w:p w:rsidR="00000000" w:rsidDel="00000000" w:rsidP="00000000" w:rsidRDefault="00000000" w:rsidRPr="00000000" w14:paraId="00000D4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D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Separates data logic from UI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Component requires transport service</w:t>
            </w:r>
          </w:p>
        </w:tc>
        <w:tc>
          <w:tcPr/>
          <w:p w:rsidR="00000000" w:rsidDel="00000000" w:rsidP="00000000" w:rsidRDefault="00000000" w:rsidRPr="00000000" w14:paraId="00000D5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does a component obtain another application facility?</w:t>
            </w:r>
          </w:p>
        </w:tc>
        <w:tc>
          <w:tcPr/>
          <w:p w:rsidR="00000000" w:rsidDel="00000000" w:rsidP="00000000" w:rsidRDefault="00000000" w:rsidRPr="00000000" w14:paraId="00000D5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Dependency Injection</w:t>
            </w:r>
          </w:p>
        </w:tc>
        <w:tc>
          <w:tcPr/>
          <w:p w:rsidR="00000000" w:rsidDel="00000000" w:rsidP="00000000" w:rsidRDefault="00000000" w:rsidRPr="00000000" w14:paraId="00000D5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Supplies service to component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data must come from Express</w:t>
            </w:r>
          </w:p>
        </w:tc>
        <w:tc>
          <w:tcPr/>
          <w:p w:rsidR="00000000" w:rsidDel="00000000" w:rsidP="00000000" w:rsidRDefault="00000000" w:rsidRPr="00000000" w14:paraId="00000D5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can Angular communicate with the backend?</w:t>
            </w:r>
          </w:p>
        </w:tc>
        <w:tc>
          <w:tcPr/>
          <w:p w:rsidR="00000000" w:rsidDel="00000000" w:rsidP="00000000" w:rsidRDefault="00000000" w:rsidRPr="00000000" w14:paraId="00000D5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Client</w:t>
            </w:r>
          </w:p>
        </w:tc>
        <w:tc>
          <w:tcPr/>
          <w:p w:rsidR="00000000" w:rsidDel="00000000" w:rsidP="00000000" w:rsidRDefault="00000000" w:rsidRPr="00000000" w14:paraId="00000D5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Sends HTTP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returns transport information</w:t>
            </w:r>
          </w:p>
        </w:tc>
        <w:tc>
          <w:tcPr/>
          <w:p w:rsidR="00000000" w:rsidDel="00000000" w:rsidP="00000000" w:rsidRDefault="00000000" w:rsidRPr="00000000" w14:paraId="00000D5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what form should information travel?</w:t>
            </w:r>
          </w:p>
        </w:tc>
        <w:tc>
          <w:tcPr/>
          <w:p w:rsidR="00000000" w:rsidDel="00000000" w:rsidP="00000000" w:rsidRDefault="00000000" w:rsidRPr="00000000" w14:paraId="00000D5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D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Structured data exchange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may be unavailable</w:t>
            </w:r>
          </w:p>
        </w:tc>
        <w:tc>
          <w:tcPr/>
          <w:p w:rsidR="00000000" w:rsidDel="00000000" w:rsidP="00000000" w:rsidRDefault="00000000" w:rsidRPr="00000000" w14:paraId="00000D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should the citizen see?</w:t>
            </w:r>
          </w:p>
        </w:tc>
        <w:tc>
          <w:tcPr/>
          <w:p w:rsidR="00000000" w:rsidDel="00000000" w:rsidP="00000000" w:rsidRDefault="00000000" w:rsidRPr="00000000" w14:paraId="00000D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0D6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meaningful feedback</w:t>
            </w:r>
          </w:p>
        </w:tc>
      </w:tr>
    </w:tbl>
    <w:p w:rsidR="00000000" w:rsidDel="00000000" w:rsidP="00000000" w:rsidRDefault="00000000" w:rsidRPr="00000000" w14:paraId="00000D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Important Angular Building Blocks</w:t>
      </w:r>
    </w:p>
    <w:tbl>
      <w:tblPr>
        <w:tblStyle w:val="Table13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2"/>
        <w:gridCol w:w="3292"/>
        <w:gridCol w:w="3792"/>
        <w:tblGridChange w:id="0">
          <w:tblGrid>
            <w:gridCol w:w="1932"/>
            <w:gridCol w:w="3292"/>
            <w:gridCol w:w="37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  <w:tc>
          <w:tcPr/>
          <w:p w:rsidR="00000000" w:rsidDel="00000000" w:rsidP="00000000" w:rsidRDefault="00000000" w:rsidRPr="00000000" w14:paraId="00000D6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 in This Application</w:t>
            </w:r>
          </w:p>
        </w:tc>
        <w:tc>
          <w:tcPr/>
          <w:p w:rsidR="00000000" w:rsidDel="00000000" w:rsidP="00000000" w:rsidRDefault="00000000" w:rsidRPr="00000000" w14:paraId="00000D6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Smart City 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D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Independent functional part of UI</w:t>
            </w:r>
          </w:p>
        </w:tc>
        <w:tc>
          <w:tcPr/>
          <w:p w:rsidR="00000000" w:rsidDel="00000000" w:rsidP="00000000" w:rsidRDefault="00000000" w:rsidRPr="00000000" w14:paraId="00000D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Home, About, Services, Emergency, Transport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Template</w:t>
            </w:r>
          </w:p>
        </w:tc>
        <w:tc>
          <w:tcPr/>
          <w:p w:rsidR="00000000" w:rsidDel="00000000" w:rsidP="00000000" w:rsidRDefault="00000000" w:rsidRPr="00000000" w14:paraId="00000D6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view associated with a component</w:t>
            </w:r>
          </w:p>
        </w:tc>
        <w:tc>
          <w:tcPr/>
          <w:p w:rsidR="00000000" w:rsidDel="00000000" w:rsidP="00000000" w:rsidRDefault="00000000" w:rsidRPr="00000000" w14:paraId="00000D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Transport display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TypeScript</w:t>
            </w:r>
          </w:p>
        </w:tc>
        <w:tc>
          <w:tcPr/>
          <w:p w:rsidR="00000000" w:rsidDel="00000000" w:rsidP="00000000" w:rsidRDefault="00000000" w:rsidRPr="00000000" w14:paraId="00000D6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logic with type support</w:t>
            </w:r>
          </w:p>
        </w:tc>
        <w:tc>
          <w:tcPr/>
          <w:p w:rsidR="00000000" w:rsidDel="00000000" w:rsidP="00000000" w:rsidRDefault="00000000" w:rsidRPr="00000000" w14:paraId="00000D6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data and component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D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expected object structure</w:t>
            </w:r>
          </w:p>
        </w:tc>
        <w:tc>
          <w:tcPr/>
          <w:p w:rsidR="00000000" w:rsidDel="00000000" w:rsidP="00000000" w:rsidRDefault="00000000" w:rsidRPr="00000000" w14:paraId="00000D7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name, route, fare, availability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Binding</w:t>
            </w:r>
          </w:p>
        </w:tc>
        <w:tc>
          <w:tcPr/>
          <w:p w:rsidR="00000000" w:rsidDel="00000000" w:rsidP="00000000" w:rsidRDefault="00000000" w:rsidRPr="00000000" w14:paraId="00000D7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Connects component data and template</w:t>
            </w:r>
          </w:p>
        </w:tc>
        <w:tc>
          <w:tcPr/>
          <w:p w:rsidR="00000000" w:rsidDel="00000000" w:rsidP="00000000" w:rsidRDefault="00000000" w:rsidRPr="00000000" w14:paraId="00000D7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information displayed to citizen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Binding</w:t>
            </w:r>
          </w:p>
        </w:tc>
        <w:tc>
          <w:tcPr/>
          <w:p w:rsidR="00000000" w:rsidDel="00000000" w:rsidP="00000000" w:rsidRDefault="00000000" w:rsidRPr="00000000" w14:paraId="00000D7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Responds to user action</w:t>
            </w:r>
          </w:p>
        </w:tc>
        <w:tc>
          <w:tcPr/>
          <w:p w:rsidR="00000000" w:rsidDel="00000000" w:rsidP="00000000" w:rsidRDefault="00000000" w:rsidRPr="00000000" w14:paraId="00000D7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 Transport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Routing</w:t>
            </w:r>
          </w:p>
        </w:tc>
        <w:tc>
          <w:tcPr/>
          <w:p w:rsidR="00000000" w:rsidDel="00000000" w:rsidP="00000000" w:rsidRDefault="00000000" w:rsidRPr="00000000" w14:paraId="00000D7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Maps navigation paths to components</w:t>
            </w:r>
          </w:p>
        </w:tc>
        <w:tc>
          <w:tcPr/>
          <w:p w:rsidR="00000000" w:rsidDel="00000000" w:rsidP="00000000" w:rsidRDefault="00000000" w:rsidRPr="00000000" w14:paraId="00000D7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664395999"/>
                <w:tag w:val="goog_rdk_5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Home → Home component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D7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Handles shared/data-access operations</w:t>
            </w:r>
          </w:p>
        </w:tc>
        <w:tc>
          <w:tcPr/>
          <w:p w:rsidR="00000000" w:rsidDel="00000000" w:rsidP="00000000" w:rsidRDefault="00000000" w:rsidRPr="00000000" w14:paraId="00000D7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Dependency Injection</w:t>
            </w:r>
          </w:p>
        </w:tc>
        <w:tc>
          <w:tcPr/>
          <w:p w:rsidR="00000000" w:rsidDel="00000000" w:rsidP="00000000" w:rsidRDefault="00000000" w:rsidRPr="00000000" w14:paraId="00000D7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required service to component</w:t>
            </w:r>
          </w:p>
        </w:tc>
        <w:tc>
          <w:tcPr/>
          <w:p w:rsidR="00000000" w:rsidDel="00000000" w:rsidP="00000000" w:rsidRDefault="00000000" w:rsidRPr="00000000" w14:paraId="00000D8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service supplied to Transport component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Client</w:t>
            </w:r>
          </w:p>
        </w:tc>
        <w:tc>
          <w:tcPr/>
          <w:p w:rsidR="00000000" w:rsidDel="00000000" w:rsidP="00000000" w:rsidRDefault="00000000" w:rsidRPr="00000000" w14:paraId="00000D8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Communicates with backend</w:t>
            </w:r>
          </w:p>
        </w:tc>
        <w:tc>
          <w:tcPr/>
          <w:p w:rsidR="00000000" w:rsidDel="00000000" w:rsidP="00000000" w:rsidRDefault="00000000" w:rsidRPr="00000000" w14:paraId="00000D8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Requests transport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D8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exchanged between client and server</w:t>
            </w:r>
          </w:p>
        </w:tc>
        <w:tc>
          <w:tcPr/>
          <w:p w:rsidR="00000000" w:rsidDel="00000000" w:rsidP="00000000" w:rsidRDefault="00000000" w:rsidRPr="00000000" w14:paraId="00000D8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records</w:t>
            </w:r>
          </w:p>
        </w:tc>
      </w:tr>
    </w:tbl>
    <w:p w:rsidR="00000000" w:rsidDel="00000000" w:rsidP="00000000" w:rsidRDefault="00000000" w:rsidRPr="00000000" w14:paraId="00000D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Important Files</w:t>
      </w:r>
    </w:p>
    <w:tbl>
      <w:tblPr>
        <w:tblStyle w:val="Table138"/>
        <w:tblW w:w="90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5"/>
        <w:gridCol w:w="2080"/>
        <w:gridCol w:w="4432"/>
        <w:tblGridChange w:id="0">
          <w:tblGrid>
            <w:gridCol w:w="2495"/>
            <w:gridCol w:w="2080"/>
            <w:gridCol w:w="44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/ Area</w:t>
            </w:r>
          </w:p>
        </w:tc>
        <w:tc>
          <w:tcPr/>
          <w:p w:rsidR="00000000" w:rsidDel="00000000" w:rsidP="00000000" w:rsidRDefault="00000000" w:rsidRPr="00000000" w14:paraId="00000D8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D8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app.js</w:t>
            </w:r>
          </w:p>
        </w:tc>
        <w:tc>
          <w:tcPr/>
          <w:p w:rsidR="00000000" w:rsidDel="00000000" w:rsidP="00000000" w:rsidRDefault="00000000" w:rsidRPr="00000000" w14:paraId="00000D8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D8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Runs Express server and provides transport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package.json</w:t>
            </w:r>
          </w:p>
        </w:tc>
        <w:tc>
          <w:tcPr/>
          <w:p w:rsidR="00000000" w:rsidDel="00000000" w:rsidP="00000000" w:rsidRDefault="00000000" w:rsidRPr="00000000" w14:paraId="00000D9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configuration</w:t>
            </w:r>
          </w:p>
        </w:tc>
        <w:tc>
          <w:tcPr/>
          <w:p w:rsidR="00000000" w:rsidDel="00000000" w:rsidP="00000000" w:rsidRDefault="00000000" w:rsidRPr="00000000" w14:paraId="00000D9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Maintains project dependencies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index.html</w:t>
            </w:r>
          </w:p>
        </w:tc>
        <w:tc>
          <w:tcPr/>
          <w:p w:rsidR="00000000" w:rsidDel="00000000" w:rsidP="00000000" w:rsidRDefault="00000000" w:rsidRPr="00000000" w14:paraId="00000D9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9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browser 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styles.css</w:t>
            </w:r>
          </w:p>
        </w:tc>
        <w:tc>
          <w:tcPr/>
          <w:p w:rsidR="00000000" w:rsidDel="00000000" w:rsidP="00000000" w:rsidRDefault="00000000" w:rsidRPr="00000000" w14:paraId="00000D9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9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Maintains global website appearance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Root component</w:t>
            </w:r>
          </w:p>
        </w:tc>
        <w:tc>
          <w:tcPr/>
          <w:p w:rsidR="00000000" w:rsidDel="00000000" w:rsidP="00000000" w:rsidRDefault="00000000" w:rsidRPr="00000000" w14:paraId="00000D9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9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Maintains common application structure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app.routes.ts</w:t>
            </w:r>
          </w:p>
        </w:tc>
        <w:tc>
          <w:tcPr/>
          <w:p w:rsidR="00000000" w:rsidDel="00000000" w:rsidP="00000000" w:rsidRDefault="00000000" w:rsidRPr="00000000" w14:paraId="00000D9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9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navigation between components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component</w:t>
            </w:r>
          </w:p>
        </w:tc>
        <w:tc>
          <w:tcPr/>
          <w:p w:rsidR="00000000" w:rsidDel="00000000" w:rsidP="00000000" w:rsidRDefault="00000000" w:rsidRPr="00000000" w14:paraId="00000D9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A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Home 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About component</w:t>
            </w:r>
          </w:p>
        </w:tc>
        <w:tc>
          <w:tcPr/>
          <w:p w:rsidR="00000000" w:rsidDel="00000000" w:rsidP="00000000" w:rsidRDefault="00000000" w:rsidRPr="00000000" w14:paraId="00000DA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A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About City 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Services component</w:t>
            </w:r>
          </w:p>
        </w:tc>
        <w:tc>
          <w:tcPr/>
          <w:p w:rsidR="00000000" w:rsidDel="00000000" w:rsidP="00000000" w:rsidRDefault="00000000" w:rsidRPr="00000000" w14:paraId="00000DA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A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City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 component</w:t>
            </w:r>
          </w:p>
        </w:tc>
        <w:tc>
          <w:tcPr/>
          <w:p w:rsidR="00000000" w:rsidDel="00000000" w:rsidP="00000000" w:rsidRDefault="00000000" w:rsidRPr="00000000" w14:paraId="00000DA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A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Emergency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component</w:t>
            </w:r>
          </w:p>
        </w:tc>
        <w:tc>
          <w:tcPr/>
          <w:p w:rsidR="00000000" w:rsidDel="00000000" w:rsidP="00000000" w:rsidRDefault="00000000" w:rsidRPr="00000000" w14:paraId="00000DA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A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Presents Public Transport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transport.ts</w:t>
            </w:r>
          </w:p>
        </w:tc>
        <w:tc>
          <w:tcPr/>
          <w:p w:rsidR="00000000" w:rsidDel="00000000" w:rsidP="00000000" w:rsidRDefault="00000000" w:rsidRPr="00000000" w14:paraId="00000DA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TypeScript model</w:t>
            </w:r>
          </w:p>
        </w:tc>
        <w:tc>
          <w:tcPr/>
          <w:p w:rsidR="00000000" w:rsidDel="00000000" w:rsidP="00000000" w:rsidRDefault="00000000" w:rsidRPr="00000000" w14:paraId="00000DA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Transport data structure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service</w:t>
            </w:r>
          </w:p>
        </w:tc>
        <w:tc>
          <w:tcPr/>
          <w:p w:rsidR="00000000" w:rsidDel="00000000" w:rsidP="00000000" w:rsidRDefault="00000000" w:rsidRPr="00000000" w14:paraId="00000DB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B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Communicates with Express transport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configuration</w:t>
            </w:r>
          </w:p>
        </w:tc>
        <w:tc>
          <w:tcPr/>
          <w:p w:rsidR="00000000" w:rsidDel="00000000" w:rsidP="00000000" w:rsidRDefault="00000000" w:rsidRPr="00000000" w14:paraId="00000DB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B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routing and HTTP facilities</w:t>
            </w:r>
          </w:p>
        </w:tc>
      </w:tr>
    </w:tbl>
    <w:p w:rsidR="00000000" w:rsidDel="00000000" w:rsidP="00000000" w:rsidRDefault="00000000" w:rsidRPr="00000000" w14:paraId="00000D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Frontend and Backend Separation</w:t>
      </w:r>
    </w:p>
    <w:tbl>
      <w:tblPr>
        <w:tblStyle w:val="Table139"/>
        <w:tblW w:w="85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3082"/>
        <w:gridCol w:w="3057"/>
        <w:tblGridChange w:id="0">
          <w:tblGrid>
            <w:gridCol w:w="2410"/>
            <w:gridCol w:w="3082"/>
            <w:gridCol w:w="30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DB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DB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Express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DB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DB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Server/API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address</w:t>
            </w:r>
          </w:p>
        </w:tc>
        <w:tc>
          <w:tcPr/>
          <w:p w:rsidR="00000000" w:rsidDel="00000000" w:rsidP="00000000" w:rsidRDefault="00000000" w:rsidRPr="00000000" w14:paraId="00000DB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localhost:4200</w:t>
            </w:r>
          </w:p>
        </w:tc>
        <w:tc>
          <w:tcPr/>
          <w:p w:rsidR="00000000" w:rsidDel="00000000" w:rsidP="00000000" w:rsidRDefault="00000000" w:rsidRPr="00000000" w14:paraId="00000DC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localhost:3000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Runs using</w:t>
            </w:r>
          </w:p>
        </w:tc>
        <w:tc>
          <w:tcPr/>
          <w:p w:rsidR="00000000" w:rsidDel="00000000" w:rsidP="00000000" w:rsidRDefault="00000000" w:rsidRPr="00000000" w14:paraId="00000DC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development server</w:t>
            </w:r>
          </w:p>
        </w:tc>
        <w:tc>
          <w:tcPr/>
          <w:p w:rsidR="00000000" w:rsidDel="00000000" w:rsidP="00000000" w:rsidRDefault="00000000" w:rsidRPr="00000000" w14:paraId="00000DC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responsibility</w:t>
            </w:r>
          </w:p>
        </w:tc>
        <w:tc>
          <w:tcPr/>
          <w:p w:rsidR="00000000" w:rsidDel="00000000" w:rsidP="00000000" w:rsidRDefault="00000000" w:rsidRPr="00000000" w14:paraId="00000DC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and interaction</w:t>
            </w:r>
          </w:p>
        </w:tc>
        <w:tc>
          <w:tcPr/>
          <w:p w:rsidR="00000000" w:rsidDel="00000000" w:rsidP="00000000" w:rsidRDefault="00000000" w:rsidRPr="00000000" w14:paraId="00000DC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responsibility</w:t>
            </w:r>
          </w:p>
        </w:tc>
        <w:tc>
          <w:tcPr/>
          <w:p w:rsidR="00000000" w:rsidDel="00000000" w:rsidP="00000000" w:rsidRDefault="00000000" w:rsidRPr="00000000" w14:paraId="00000DC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and display information</w:t>
            </w:r>
          </w:p>
        </w:tc>
        <w:tc>
          <w:tcPr/>
          <w:p w:rsidR="00000000" w:rsidDel="00000000" w:rsidP="00000000" w:rsidRDefault="00000000" w:rsidRPr="00000000" w14:paraId="00000DC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 and return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</w:t>
            </w:r>
          </w:p>
        </w:tc>
        <w:tc>
          <w:tcPr/>
          <w:p w:rsidR="00000000" w:rsidDel="00000000" w:rsidP="00000000" w:rsidRDefault="00000000" w:rsidRPr="00000000" w14:paraId="00000DC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Sends HTTP request</w:t>
            </w:r>
          </w:p>
        </w:tc>
        <w:tc>
          <w:tcPr/>
          <w:p w:rsidR="00000000" w:rsidDel="00000000" w:rsidP="00000000" w:rsidRDefault="00000000" w:rsidRPr="00000000" w14:paraId="00000DC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Sends HTTP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format</w:t>
            </w:r>
          </w:p>
        </w:tc>
        <w:tc>
          <w:tcPr/>
          <w:p w:rsidR="00000000" w:rsidDel="00000000" w:rsidP="00000000" w:rsidRDefault="00000000" w:rsidRPr="00000000" w14:paraId="00000DC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Receives JSON</w:t>
            </w:r>
          </w:p>
        </w:tc>
        <w:tc>
          <w:tcPr/>
          <w:p w:rsidR="00000000" w:rsidDel="00000000" w:rsidP="00000000" w:rsidRDefault="00000000" w:rsidRPr="00000000" w14:paraId="00000DC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Produces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directly by citizen?</w:t>
            </w:r>
          </w:p>
        </w:tc>
        <w:tc>
          <w:tcPr/>
          <w:p w:rsidR="00000000" w:rsidDel="00000000" w:rsidP="00000000" w:rsidRDefault="00000000" w:rsidRPr="00000000" w14:paraId="00000DD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DD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Normally through Angular</w:t>
            </w:r>
          </w:p>
        </w:tc>
      </w:tr>
    </w:tbl>
    <w:p w:rsidR="00000000" w:rsidDel="00000000" w:rsidP="00000000" w:rsidRDefault="00000000" w:rsidRPr="00000000" w14:paraId="00000D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Client–Server Communication Flow</w:t>
      </w:r>
    </w:p>
    <w:tbl>
      <w:tblPr>
        <w:tblStyle w:val="Table140"/>
        <w:tblW w:w="7600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6"/>
        <w:gridCol w:w="2146"/>
        <w:gridCol w:w="4359"/>
        <w:tblGridChange w:id="0">
          <w:tblGrid>
            <w:gridCol w:w="1096"/>
            <w:gridCol w:w="2146"/>
            <w:gridCol w:w="43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Sequence</w:t>
            </w:r>
          </w:p>
        </w:tc>
        <w:tc>
          <w:tcPr/>
          <w:p w:rsidR="00000000" w:rsidDel="00000000" w:rsidP="00000000" w:rsidRDefault="00000000" w:rsidRPr="00000000" w14:paraId="00000DD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DD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DD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</w:t>
            </w:r>
          </w:p>
        </w:tc>
        <w:tc>
          <w:tcPr/>
          <w:p w:rsidR="00000000" w:rsidDel="00000000" w:rsidP="00000000" w:rsidRDefault="00000000" w:rsidRPr="00000000" w14:paraId="00000DD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Opens Smart City Angular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DD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Router</w:t>
            </w:r>
          </w:p>
        </w:tc>
        <w:tc>
          <w:tcPr/>
          <w:p w:rsidR="00000000" w:rsidDel="00000000" w:rsidP="00000000" w:rsidRDefault="00000000" w:rsidRPr="00000000" w14:paraId="00000DD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selected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DD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Component</w:t>
            </w:r>
          </w:p>
        </w:tc>
        <w:tc>
          <w:tcPr/>
          <w:p w:rsidR="00000000" w:rsidDel="00000000" w:rsidP="00000000" w:rsidRDefault="00000000" w:rsidRPr="00000000" w14:paraId="00000DE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Receives citizen interaction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DE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Component</w:t>
            </w:r>
          </w:p>
        </w:tc>
        <w:tc>
          <w:tcPr/>
          <w:p w:rsidR="00000000" w:rsidDel="00000000" w:rsidP="00000000" w:rsidRDefault="00000000" w:rsidRPr="00000000" w14:paraId="00000DE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Requests transport information through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DE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Service</w:t>
            </w:r>
          </w:p>
        </w:tc>
        <w:tc>
          <w:tcPr/>
          <w:p w:rsidR="00000000" w:rsidDel="00000000" w:rsidP="00000000" w:rsidRDefault="00000000" w:rsidRPr="00000000" w14:paraId="00000DE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Initiates server communication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DE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Client</w:t>
            </w:r>
          </w:p>
        </w:tc>
        <w:tc>
          <w:tcPr/>
          <w:p w:rsidR="00000000" w:rsidDel="00000000" w:rsidP="00000000" w:rsidRDefault="00000000" w:rsidRPr="00000000" w14:paraId="00000DE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Sends HTTP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DE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 Server</w:t>
            </w:r>
          </w:p>
        </w:tc>
        <w:tc>
          <w:tcPr/>
          <w:p w:rsidR="00000000" w:rsidDel="00000000" w:rsidP="00000000" w:rsidRDefault="00000000" w:rsidRPr="00000000" w14:paraId="00000DE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Receives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DE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 API</w:t>
            </w:r>
          </w:p>
        </w:tc>
        <w:tc>
          <w:tcPr/>
          <w:p w:rsidR="00000000" w:rsidDel="00000000" w:rsidP="00000000" w:rsidRDefault="00000000" w:rsidRPr="00000000" w14:paraId="00000DE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Prepares transport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DF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 Server</w:t>
            </w:r>
          </w:p>
        </w:tc>
        <w:tc>
          <w:tcPr/>
          <w:p w:rsidR="00000000" w:rsidDel="00000000" w:rsidP="00000000" w:rsidRDefault="00000000" w:rsidRPr="00000000" w14:paraId="00000DF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Returns JSON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DF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Service</w:t>
            </w:r>
          </w:p>
        </w:tc>
        <w:tc>
          <w:tcPr/>
          <w:p w:rsidR="00000000" w:rsidDel="00000000" w:rsidP="00000000" w:rsidRDefault="00000000" w:rsidRPr="00000000" w14:paraId="00000DF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Receives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DF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Component</w:t>
            </w:r>
          </w:p>
        </w:tc>
        <w:tc>
          <w:tcPr/>
          <w:p w:rsidR="00000000" w:rsidDel="00000000" w:rsidP="00000000" w:rsidRDefault="00000000" w:rsidRPr="00000000" w14:paraId="00000DF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received transport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DF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Template</w:t>
            </w:r>
          </w:p>
        </w:tc>
        <w:tc>
          <w:tcPr/>
          <w:p w:rsidR="00000000" w:rsidDel="00000000" w:rsidP="00000000" w:rsidRDefault="00000000" w:rsidRPr="00000000" w14:paraId="00000DF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Dynamically displays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DF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</w:t>
            </w:r>
          </w:p>
        </w:tc>
        <w:tc>
          <w:tcPr/>
          <w:p w:rsidR="00000000" w:rsidDel="00000000" w:rsidP="00000000" w:rsidRDefault="00000000" w:rsidRPr="00000000" w14:paraId="00000DF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Views transport details</w:t>
            </w:r>
          </w:p>
        </w:tc>
      </w:tr>
    </w:tbl>
    <w:p w:rsidR="00000000" w:rsidDel="00000000" w:rsidP="00000000" w:rsidRDefault="00000000" w:rsidRPr="00000000" w14:paraId="00000D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Understanding the Two Servers</w:t>
      </w:r>
    </w:p>
    <w:tbl>
      <w:tblPr>
        <w:tblStyle w:val="Table14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3"/>
        <w:gridCol w:w="1762"/>
        <w:gridCol w:w="1655"/>
        <w:gridCol w:w="3036"/>
        <w:tblGridChange w:id="0">
          <w:tblGrid>
            <w:gridCol w:w="2563"/>
            <w:gridCol w:w="1762"/>
            <w:gridCol w:w="1655"/>
            <w:gridCol w:w="30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E0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E0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Express Backend</w:t>
            </w:r>
          </w:p>
        </w:tc>
        <w:tc>
          <w:tcPr/>
          <w:p w:rsidR="00000000" w:rsidDel="00000000" w:rsidP="00000000" w:rsidRDefault="00000000" w:rsidRPr="00000000" w14:paraId="00000E0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Both running</w:t>
            </w:r>
          </w:p>
        </w:tc>
        <w:tc>
          <w:tcPr/>
          <w:p w:rsidR="00000000" w:rsidDel="00000000" w:rsidP="00000000" w:rsidRDefault="00000000" w:rsidRPr="00000000" w14:paraId="00000E0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Available</w:t>
            </w:r>
          </w:p>
        </w:tc>
        <w:tc>
          <w:tcPr/>
          <w:p w:rsidR="00000000" w:rsidDel="00000000" w:rsidP="00000000" w:rsidRDefault="00000000" w:rsidRPr="00000000" w14:paraId="00000E0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Available</w:t>
            </w:r>
          </w:p>
        </w:tc>
        <w:tc>
          <w:tcPr/>
          <w:p w:rsidR="00000000" w:rsidDel="00000000" w:rsidP="00000000" w:rsidRDefault="00000000" w:rsidRPr="00000000" w14:paraId="00000E0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 application works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running, Express stopped</w:t>
            </w:r>
          </w:p>
        </w:tc>
        <w:tc>
          <w:tcPr/>
          <w:p w:rsidR="00000000" w:rsidDel="00000000" w:rsidP="00000000" w:rsidRDefault="00000000" w:rsidRPr="00000000" w14:paraId="00000E0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Website opens</w:t>
            </w:r>
          </w:p>
        </w:tc>
        <w:tc>
          <w:tcPr/>
          <w:p w:rsidR="00000000" w:rsidDel="00000000" w:rsidP="00000000" w:rsidRDefault="00000000" w:rsidRPr="00000000" w14:paraId="00000E0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unavailable</w:t>
            </w:r>
          </w:p>
        </w:tc>
        <w:tc>
          <w:tcPr/>
          <w:p w:rsidR="00000000" w:rsidDel="00000000" w:rsidP="00000000" w:rsidRDefault="00000000" w:rsidRPr="00000000" w14:paraId="00000E0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information cannot be obtained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stopped, Express running</w:t>
            </w:r>
          </w:p>
        </w:tc>
        <w:tc>
          <w:tcPr/>
          <w:p w:rsidR="00000000" w:rsidDel="00000000" w:rsidP="00000000" w:rsidRDefault="00000000" w:rsidRPr="00000000" w14:paraId="00000E0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Website unavailable</w:t>
            </w:r>
          </w:p>
        </w:tc>
        <w:tc>
          <w:tcPr/>
          <w:p w:rsidR="00000000" w:rsidDel="00000000" w:rsidP="00000000" w:rsidRDefault="00000000" w:rsidRPr="00000000" w14:paraId="00000E0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available</w:t>
            </w:r>
          </w:p>
        </w:tc>
        <w:tc>
          <w:tcPr/>
          <w:p w:rsidR="00000000" w:rsidDel="00000000" w:rsidP="00000000" w:rsidRDefault="00000000" w:rsidRPr="00000000" w14:paraId="00000E1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website cannot be accessed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Both stopped</w:t>
            </w:r>
          </w:p>
        </w:tc>
        <w:tc>
          <w:tcPr/>
          <w:p w:rsidR="00000000" w:rsidDel="00000000" w:rsidP="00000000" w:rsidRDefault="00000000" w:rsidRPr="00000000" w14:paraId="00000E1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Unavailable</w:t>
            </w:r>
          </w:p>
        </w:tc>
        <w:tc>
          <w:tcPr/>
          <w:p w:rsidR="00000000" w:rsidDel="00000000" w:rsidP="00000000" w:rsidRDefault="00000000" w:rsidRPr="00000000" w14:paraId="00000E1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Unavailable</w:t>
            </w:r>
          </w:p>
        </w:tc>
        <w:tc>
          <w:tcPr/>
          <w:p w:rsidR="00000000" w:rsidDel="00000000" w:rsidP="00000000" w:rsidRDefault="00000000" w:rsidRPr="00000000" w14:paraId="00000E1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does not run</w:t>
            </w:r>
          </w:p>
        </w:tc>
      </w:tr>
    </w:tbl>
    <w:p w:rsidR="00000000" w:rsidDel="00000000" w:rsidP="00000000" w:rsidRDefault="00000000" w:rsidRPr="00000000" w14:paraId="00000E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Week 11 to Week 12 Transition</w:t>
      </w:r>
    </w:p>
    <w:tbl>
      <w:tblPr>
        <w:tblStyle w:val="Table14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6"/>
        <w:gridCol w:w="2716"/>
        <w:gridCol w:w="4034"/>
        <w:tblGridChange w:id="0">
          <w:tblGrid>
            <w:gridCol w:w="2266"/>
            <w:gridCol w:w="2716"/>
            <w:gridCol w:w="40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A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Week 11</w:t>
            </w:r>
          </w:p>
        </w:tc>
        <w:tc>
          <w:tcPr/>
          <w:p w:rsidR="00000000" w:rsidDel="00000000" w:rsidP="00000000" w:rsidRDefault="00000000" w:rsidRPr="00000000" w14:paraId="00000E1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Week 12</w:t>
            </w:r>
          </w:p>
        </w:tc>
        <w:tc>
          <w:tcPr/>
          <w:p w:rsidR="00000000" w:rsidDel="00000000" w:rsidP="00000000" w:rsidRDefault="00000000" w:rsidRPr="00000000" w14:paraId="00000E1C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Learning Progression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</w:t>
            </w:r>
          </w:p>
        </w:tc>
        <w:tc>
          <w:tcPr/>
          <w:p w:rsidR="00000000" w:rsidDel="00000000" w:rsidP="00000000" w:rsidRDefault="00000000" w:rsidRPr="00000000" w14:paraId="00000E1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TypeScript</w:t>
            </w:r>
          </w:p>
        </w:tc>
        <w:tc>
          <w:tcPr/>
          <w:p w:rsidR="00000000" w:rsidDel="00000000" w:rsidP="00000000" w:rsidRDefault="00000000" w:rsidRPr="00000000" w14:paraId="00000E1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57632395"/>
                <w:tag w:val="goog_rdk_5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Dynamic language → typed application development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pages</w:t>
            </w:r>
          </w:p>
        </w:tc>
        <w:tc>
          <w:tcPr/>
          <w:p w:rsidR="00000000" w:rsidDel="00000000" w:rsidP="00000000" w:rsidRDefault="00000000" w:rsidRPr="00000000" w14:paraId="00000E2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templates/components</w:t>
            </w:r>
          </w:p>
        </w:tc>
        <w:tc>
          <w:tcPr/>
          <w:p w:rsidR="00000000" w:rsidDel="00000000" w:rsidP="00000000" w:rsidRDefault="00000000" w:rsidRPr="00000000" w14:paraId="00000E2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943076702"/>
                <w:tag w:val="goog_rdk_5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Pages → component-based UI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 functions</w:t>
            </w:r>
          </w:p>
        </w:tc>
        <w:tc>
          <w:tcPr/>
          <w:p w:rsidR="00000000" w:rsidDel="00000000" w:rsidP="00000000" w:rsidRDefault="00000000" w:rsidRPr="00000000" w14:paraId="00000E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Component methods</w:t>
            </w:r>
          </w:p>
        </w:tc>
        <w:tc>
          <w:tcPr/>
          <w:p w:rsidR="00000000" w:rsidDel="00000000" w:rsidP="00000000" w:rsidRDefault="00000000" w:rsidRPr="00000000" w14:paraId="00000E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958757311"/>
                <w:tag w:val="goog_rdk_5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General scripting → organized application logic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DOM manipulation</w:t>
            </w:r>
          </w:p>
        </w:tc>
        <w:tc>
          <w:tcPr/>
          <w:p w:rsidR="00000000" w:rsidDel="00000000" w:rsidP="00000000" w:rsidRDefault="00000000" w:rsidRPr="00000000" w14:paraId="00000E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binding</w:t>
            </w:r>
          </w:p>
        </w:tc>
        <w:tc>
          <w:tcPr/>
          <w:p w:rsidR="00000000" w:rsidDel="00000000" w:rsidP="00000000" w:rsidRDefault="00000000" w:rsidRPr="00000000" w14:paraId="00000E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646357637"/>
                <w:tag w:val="goog_rdk_5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Direct DOM changes → framework-managed UI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AJAX</w:t>
            </w:r>
          </w:p>
        </w:tc>
        <w:tc>
          <w:tcPr/>
          <w:p w:rsidR="00000000" w:rsidDel="00000000" w:rsidP="00000000" w:rsidRDefault="00000000" w:rsidRPr="00000000" w14:paraId="00000E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HTTP Client</w:t>
            </w:r>
          </w:p>
        </w:tc>
        <w:tc>
          <w:tcPr/>
          <w:p w:rsidR="00000000" w:rsidDel="00000000" w:rsidP="00000000" w:rsidRDefault="00000000" w:rsidRPr="00000000" w14:paraId="00000E2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757480801"/>
                <w:tag w:val="goog_rdk_6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Basic asynchronous request → framework HTTP facility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 route</w:t>
            </w:r>
          </w:p>
        </w:tc>
        <w:tc>
          <w:tcPr/>
          <w:p w:rsidR="00000000" w:rsidDel="00000000" w:rsidP="00000000" w:rsidRDefault="00000000" w:rsidRPr="00000000" w14:paraId="00000E2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Express API</w:t>
            </w:r>
          </w:p>
        </w:tc>
        <w:tc>
          <w:tcPr/>
          <w:p w:rsidR="00000000" w:rsidDel="00000000" w:rsidP="00000000" w:rsidRDefault="00000000" w:rsidRPr="00000000" w14:paraId="00000E2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knowledge is reused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 response</w:t>
            </w:r>
          </w:p>
        </w:tc>
        <w:tc>
          <w:tcPr/>
          <w:p w:rsidR="00000000" w:rsidDel="00000000" w:rsidP="00000000" w:rsidRDefault="00000000" w:rsidRPr="00000000" w14:paraId="00000E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Typed transport data</w:t>
            </w:r>
          </w:p>
        </w:tc>
        <w:tc>
          <w:tcPr/>
          <w:p w:rsidR="00000000" w:rsidDel="00000000" w:rsidP="00000000" w:rsidRDefault="00000000" w:rsidRPr="00000000" w14:paraId="00000E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 is represented using TypeScript structure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Browser-based frontend</w:t>
            </w:r>
          </w:p>
        </w:tc>
        <w:tc>
          <w:tcPr/>
          <w:p w:rsidR="00000000" w:rsidDel="00000000" w:rsidP="00000000" w:rsidRDefault="00000000" w:rsidRPr="00000000" w14:paraId="00000E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 frontend</w:t>
            </w:r>
          </w:p>
        </w:tc>
        <w:tc>
          <w:tcPr/>
          <w:p w:rsidR="00000000" w:rsidDel="00000000" w:rsidP="00000000" w:rsidRDefault="00000000" w:rsidRPr="00000000" w14:paraId="00000E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301483822"/>
                <w:tag w:val="goog_rdk_6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Website → structured SPA</w:t>
                </w:r>
              </w:sdtContent>
            </w:sdt>
          </w:p>
        </w:tc>
      </w:tr>
    </w:tbl>
    <w:p w:rsidR="00000000" w:rsidDel="00000000" w:rsidP="00000000" w:rsidRDefault="00000000" w:rsidRPr="00000000" w14:paraId="00000E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Final Conceptual Understanding</w:t>
      </w:r>
    </w:p>
    <w:tbl>
      <w:tblPr>
        <w:tblStyle w:val="Table14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5"/>
        <w:gridCol w:w="3270"/>
        <w:gridCol w:w="3671"/>
        <w:tblGridChange w:id="0">
          <w:tblGrid>
            <w:gridCol w:w="2075"/>
            <w:gridCol w:w="3270"/>
            <w:gridCol w:w="36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E3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E3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Understanding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Templates and CSS</w:t>
            </w:r>
          </w:p>
        </w:tc>
        <w:tc>
          <w:tcPr/>
          <w:p w:rsidR="00000000" w:rsidDel="00000000" w:rsidP="00000000" w:rsidRDefault="00000000" w:rsidRPr="00000000" w14:paraId="00000E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the citizen sees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TypeScript data and interaction logic</w:t>
            </w:r>
          </w:p>
        </w:tc>
        <w:tc>
          <w:tcPr/>
          <w:p w:rsidR="00000000" w:rsidDel="00000000" w:rsidP="00000000" w:rsidRDefault="00000000" w:rsidRPr="00000000" w14:paraId="00000E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the page does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E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Which component should appear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Data-access operations</w:t>
            </w:r>
          </w:p>
        </w:tc>
        <w:tc>
          <w:tcPr/>
          <w:p w:rsidR="00000000" w:rsidDel="00000000" w:rsidP="00000000" w:rsidRDefault="00000000" w:rsidRPr="00000000" w14:paraId="00000E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server communication belongs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Request/response communication</w:t>
            </w:r>
          </w:p>
        </w:tc>
        <w:tc>
          <w:tcPr/>
          <w:p w:rsidR="00000000" w:rsidDel="00000000" w:rsidP="00000000" w:rsidRDefault="00000000" w:rsidRPr="00000000" w14:paraId="00000E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Angular communicates with Express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Express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application data</w:t>
            </w:r>
          </w:p>
        </w:tc>
        <w:tc>
          <w:tcPr/>
          <w:p w:rsidR="00000000" w:rsidDel="00000000" w:rsidP="00000000" w:rsidRDefault="00000000" w:rsidRPr="00000000" w14:paraId="00000E4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the backend supplies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Transfers structured data</w:t>
            </w:r>
          </w:p>
        </w:tc>
        <w:tc>
          <w:tcPr/>
          <w:p w:rsidR="00000000" w:rsidDel="00000000" w:rsidP="00000000" w:rsidRDefault="00000000" w:rsidRPr="00000000" w14:paraId="00000E4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information travels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TypeScript 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data structure</w:t>
            </w:r>
          </w:p>
        </w:tc>
        <w:tc>
          <w:tcPr/>
          <w:p w:rsidR="00000000" w:rsidDel="00000000" w:rsidP="00000000" w:rsidRDefault="00000000" w:rsidRPr="00000000" w14:paraId="00000E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received data should contain</w:t>
            </w:r>
          </w:p>
        </w:tc>
      </w:tr>
    </w:tbl>
    <w:p w:rsidR="00000000" w:rsidDel="00000000" w:rsidP="00000000" w:rsidRDefault="00000000" w:rsidRPr="00000000" w14:paraId="00000E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B0C1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B0C1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B0C1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B0C1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B0C1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B0C1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B0C1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B0C1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B0C1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B0C1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B0C1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B0C1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B0C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B0C1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B0C1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B0C1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B0C1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B0C1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B0C1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B0C1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B0C10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BB54A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sonormal0" w:customStyle="1">
    <w:name w:val="msonormal"/>
    <w:basedOn w:val="Normal"/>
    <w:rsid w:val="00FA2AB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FA2AB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FA2ABA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FA2ABA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FA2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FA2ABA"/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ya28MU1isRgNzjX+EEjRw0avMA==">CgMxLjAaGgoBMBIVChMIBCoPCgtBQUFDSVJhQzRJVRABGhoKATESFQoTCAQqDwoLQUFBQ0lSYUM0SVUQARovCgEyEioKEwgEKg8KC0FBQUNJUmFDNElVEAQKEwgEKg8KC0FBQUNJUmFDNElVEAEaLwoBMxIqChMIBCoPCgtBQUFDSVJhQzRJVRAEChMIBCoPCgtBQUFDSVJhQzRJVRABGhoKATQSFQoTCAQqDwoLQUFBQ0lCTU4tZ2MQARoaCgE1EhUKEwgEKg8KC0FBQUNJQk1OLWdjEAEaGgoBNhIVChMIBCoPCgtBQUFDSUJNTi1nYxAB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hsKAjMxEhUKEwgEKg8KC0FBQUNJWTNVVDZZEAEaGwoCMzISFQoTCAQqDwoLQUFBQ0lZM1VUNlkQARowCgIzMxIqChMIBCoPCgtBQUFDSVkzVVQ2WRAEChMIBCoPCgtBQUFDSVkzVVQ2WRABGjAKAjM0EioKEwgEKg8KC0FBQUNJWTNVVDZZEAQKEwgEKg8KC0FBQUNJWTNVVDZZEAE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2026-07-06T00:39:00Z</dcterms:created>
  <dc:creator>Avinash Pal Lidlaan</dc:creator>
</cp:coreProperties>
</file>